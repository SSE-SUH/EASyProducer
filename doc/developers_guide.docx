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eastAsia="de-DE"/>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154460"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154460"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eastAsia="de-DE"/>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77777777"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ins w:id="0" w:author="Holger Eichelberger" w:date="2018-02-18T15:12:00Z">
        <w:r w:rsidR="00154460">
          <w:rPr>
            <w:rFonts w:ascii="Candara" w:hAnsi="Candara"/>
            <w:noProof/>
            <w:sz w:val="28"/>
            <w:szCs w:val="28"/>
            <w:lang w:val="en-GB"/>
          </w:rPr>
          <w:t>1</w:t>
        </w:r>
      </w:ins>
      <w:del w:id="1" w:author="Holger Eichelberger" w:date="2018-02-18T15:12:00Z">
        <w:r w:rsidR="000A35C5" w:rsidDel="00154460">
          <w:rPr>
            <w:rFonts w:ascii="Candara" w:hAnsi="Candara"/>
            <w:noProof/>
            <w:sz w:val="28"/>
            <w:szCs w:val="28"/>
            <w:lang w:val="en-GB"/>
          </w:rPr>
          <w:delText>0</w:delText>
        </w:r>
      </w:del>
    </w:p>
    <w:p w14:paraId="5E853871" w14:textId="77777777" w:rsidR="004642E1" w:rsidRPr="002A5A72" w:rsidRDefault="004642E1" w:rsidP="009B4932">
      <w:pPr>
        <w:rPr>
          <w:rFonts w:ascii="Candara" w:hAnsi="Candara"/>
          <w:noProof/>
          <w:lang w:val="en-GB"/>
        </w:rPr>
      </w:pPr>
    </w:p>
    <w:p w14:paraId="37D31D98" w14:textId="77777777" w:rsidR="004642E1" w:rsidRPr="002A5A72" w:rsidRDefault="00154460" w:rsidP="00154460">
      <w:pPr>
        <w:tabs>
          <w:tab w:val="center" w:pos="4536"/>
          <w:tab w:val="left" w:pos="7875"/>
        </w:tabs>
        <w:rPr>
          <w:rFonts w:ascii="Candara" w:hAnsi="Candara"/>
          <w:noProof/>
          <w:sz w:val="28"/>
          <w:szCs w:val="28"/>
          <w:lang w:val="en-GB"/>
        </w:rPr>
        <w:pPrChange w:id="2" w:author="Holger Eichelberger" w:date="2018-02-18T15:12:00Z">
          <w:pPr>
            <w:jc w:val="center"/>
          </w:pPr>
        </w:pPrChange>
      </w:pPr>
      <w:ins w:id="3" w:author="Holger Eichelberger" w:date="2018-02-18T15:12:00Z">
        <w:r>
          <w:rPr>
            <w:rFonts w:ascii="Candara" w:hAnsi="Candara"/>
            <w:noProof/>
            <w:sz w:val="28"/>
            <w:szCs w:val="28"/>
            <w:lang w:val="en-GB"/>
          </w:rPr>
          <w:tab/>
        </w:r>
      </w:ins>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Content>
          <w:del w:id="4" w:author="Holger Eichelberger" w:date="2018-02-18T15:12:00Z">
            <w:r w:rsidDel="00154460">
              <w:rPr>
                <w:rFonts w:ascii="Candara" w:hAnsi="Candara"/>
                <w:noProof/>
                <w:sz w:val="28"/>
                <w:szCs w:val="28"/>
              </w:rPr>
              <w:delText>20.09.2013</w:delText>
            </w:r>
          </w:del>
          <w:ins w:id="5" w:author="Holger Eichelberger" w:date="2018-02-18T15:12:00Z">
            <w:r>
              <w:rPr>
                <w:rFonts w:ascii="Candara" w:hAnsi="Candara"/>
                <w:noProof/>
                <w:sz w:val="28"/>
                <w:szCs w:val="28"/>
              </w:rPr>
              <w:t>19.10.2018</w:t>
            </w:r>
          </w:ins>
        </w:sdtContent>
      </w:sdt>
      <w:ins w:id="6" w:author="Holger Eichelberger" w:date="2018-02-18T15:12:00Z">
        <w:r>
          <w:rPr>
            <w:rFonts w:ascii="Candara" w:hAnsi="Candara"/>
            <w:noProof/>
            <w:sz w:val="28"/>
            <w:szCs w:val="28"/>
            <w:lang w:val="en-GB"/>
          </w:rPr>
          <w:tab/>
        </w:r>
      </w:ins>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154460"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154460"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154460"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154460"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154460" w14:paraId="7434E575" w14:textId="77777777" w:rsidTr="00046247">
        <w:trPr>
          <w:ins w:id="7" w:author="Holger Eichelberger" w:date="2018-02-18T15:12:00Z"/>
        </w:trPr>
        <w:tc>
          <w:tcPr>
            <w:tcW w:w="817" w:type="dxa"/>
          </w:tcPr>
          <w:p w14:paraId="24BCBE6A" w14:textId="77777777" w:rsidR="00154460" w:rsidRDefault="00154460" w:rsidP="009B4932">
            <w:pPr>
              <w:rPr>
                <w:ins w:id="8" w:author="Holger Eichelberger" w:date="2018-02-18T15:12:00Z"/>
                <w:rFonts w:ascii="Candara" w:hAnsi="Candara"/>
                <w:noProof/>
                <w:lang w:val="en-GB"/>
              </w:rPr>
            </w:pPr>
            <w:ins w:id="9" w:author="Holger Eichelberger" w:date="2018-02-18T15:12:00Z">
              <w:r>
                <w:rPr>
                  <w:rFonts w:ascii="Candara" w:hAnsi="Candara"/>
                  <w:noProof/>
                  <w:lang w:val="en-GB"/>
                </w:rPr>
                <w:t>1.1</w:t>
              </w:r>
            </w:ins>
          </w:p>
        </w:tc>
        <w:tc>
          <w:tcPr>
            <w:tcW w:w="1418" w:type="dxa"/>
          </w:tcPr>
          <w:p w14:paraId="77E1AC9D" w14:textId="77777777" w:rsidR="00154460" w:rsidRDefault="00154460" w:rsidP="009B4932">
            <w:pPr>
              <w:rPr>
                <w:ins w:id="10" w:author="Holger Eichelberger" w:date="2018-02-18T15:12:00Z"/>
                <w:rFonts w:ascii="Candara" w:hAnsi="Candara"/>
                <w:noProof/>
                <w:lang w:val="en-GB"/>
              </w:rPr>
            </w:pPr>
            <w:ins w:id="11" w:author="Holger Eichelberger" w:date="2018-02-18T15:12:00Z">
              <w:r>
                <w:rPr>
                  <w:rFonts w:ascii="Candara" w:hAnsi="Candara"/>
                  <w:noProof/>
                  <w:lang w:val="en-GB"/>
                </w:rPr>
                <w:t>19.</w:t>
              </w:r>
            </w:ins>
            <w:ins w:id="12" w:author="Holger Eichelberger" w:date="2018-02-18T15:13:00Z">
              <w:r>
                <w:rPr>
                  <w:rFonts w:ascii="Candara" w:hAnsi="Candara"/>
                  <w:noProof/>
                  <w:lang w:val="en-GB"/>
                </w:rPr>
                <w:t>02.2018</w:t>
              </w:r>
            </w:ins>
          </w:p>
        </w:tc>
        <w:tc>
          <w:tcPr>
            <w:tcW w:w="6977" w:type="dxa"/>
          </w:tcPr>
          <w:p w14:paraId="27A80783" w14:textId="77777777" w:rsidR="00154460" w:rsidRDefault="00154460" w:rsidP="009B4932">
            <w:pPr>
              <w:rPr>
                <w:ins w:id="13" w:author="Holger Eichelberger" w:date="2018-02-18T15:12:00Z"/>
                <w:rFonts w:ascii="Candara" w:hAnsi="Candara"/>
                <w:noProof/>
                <w:lang w:val="en-GB"/>
              </w:rPr>
            </w:pPr>
            <w:ins w:id="14" w:author="Holger Eichelberger" w:date="2018-02-18T15:13:00Z">
              <w:r>
                <w:rPr>
                  <w:rFonts w:ascii="Candara" w:hAnsi="Candara"/>
                  <w:noProof/>
                  <w:lang w:val="en-GB"/>
                </w:rPr>
                <w:t>Standalone usage</w:t>
              </w:r>
            </w:ins>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230236" w:rsidP="007B29EB">
      <w:pPr>
        <w:jc w:val="both"/>
        <w:rPr>
          <w:rFonts w:ascii="Candara" w:hAnsi="Candara"/>
          <w:noProof/>
          <w:lang w:val="en-GB"/>
        </w:rPr>
      </w:pPr>
      <w:r>
        <w:fldChar w:fldCharType="begin"/>
      </w:r>
      <w:r w:rsidRPr="00154460">
        <w:rPr>
          <w:lang w:val="en-GB"/>
          <w:rPrChange w:id="15" w:author="Holger Eichelberger" w:date="2018-02-18T15:12:00Z">
            <w:rPr/>
          </w:rPrChange>
        </w:rPr>
        <w:instrText xml:space="preserve"> HYPERLINK "http://projects.sse.uni-hildesheim.de/easy/" </w:instrText>
      </w:r>
      <w:r>
        <w:fldChar w:fldCharType="separate"/>
      </w:r>
      <w:r w:rsidR="007B29EB" w:rsidRPr="002A5A72">
        <w:rPr>
          <w:rStyle w:val="Hyperlink"/>
          <w:rFonts w:ascii="Candara" w:hAnsi="Candara"/>
          <w:noProof/>
          <w:lang w:val="en-GB"/>
        </w:rPr>
        <w:t>http://projects.sse.uni-hildesheim.de/easy/</w:t>
      </w:r>
      <w:r>
        <w:rPr>
          <w:rStyle w:val="Hyperlink"/>
          <w:rFonts w:ascii="Candara" w:hAnsi="Candara"/>
          <w:noProof/>
          <w:lang w:val="en-GB"/>
        </w:rPr>
        <w:fldChar w:fldCharType="end"/>
      </w:r>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550EFFB7" w14:textId="77777777" w:rsidR="00154460" w:rsidRDefault="00AF5607">
          <w:pPr>
            <w:pStyle w:val="TOC1"/>
            <w:tabs>
              <w:tab w:val="left" w:pos="440"/>
              <w:tab w:val="right" w:leader="dot" w:pos="9062"/>
            </w:tabs>
            <w:rPr>
              <w:ins w:id="16" w:author="Holger Eichelberger" w:date="2018-02-18T15:14:00Z"/>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ins w:id="17" w:author="Holger Eichelberger" w:date="2018-02-18T15:14:00Z">
            <w:r w:rsidR="00154460" w:rsidRPr="00EC38CE">
              <w:rPr>
                <w:rStyle w:val="Hyperlink"/>
                <w:noProof/>
              </w:rPr>
              <w:fldChar w:fldCharType="begin"/>
            </w:r>
            <w:r w:rsidR="00154460" w:rsidRPr="00EC38CE">
              <w:rPr>
                <w:rStyle w:val="Hyperlink"/>
                <w:noProof/>
              </w:rPr>
              <w:instrText xml:space="preserve"> </w:instrText>
            </w:r>
            <w:r w:rsidR="00154460">
              <w:rPr>
                <w:noProof/>
              </w:rPr>
              <w:instrText>HYPERLINK \l "_Toc506730181"</w:instrText>
            </w:r>
            <w:r w:rsidR="00154460" w:rsidRPr="00EC38CE">
              <w:rPr>
                <w:rStyle w:val="Hyperlink"/>
                <w:noProof/>
              </w:rPr>
              <w:instrText xml:space="preserve"> </w:instrText>
            </w:r>
            <w:r w:rsidR="00154460" w:rsidRPr="00EC38CE">
              <w:rPr>
                <w:rStyle w:val="Hyperlink"/>
                <w:noProof/>
              </w:rPr>
            </w:r>
            <w:r w:rsidR="00154460" w:rsidRPr="00EC38CE">
              <w:rPr>
                <w:rStyle w:val="Hyperlink"/>
                <w:noProof/>
              </w:rPr>
              <w:fldChar w:fldCharType="separate"/>
            </w:r>
            <w:r w:rsidR="00154460" w:rsidRPr="00EC38CE">
              <w:rPr>
                <w:rStyle w:val="Hyperlink"/>
                <w:noProof/>
                <w:lang w:val="en-GB"/>
              </w:rPr>
              <w:t>1.</w:t>
            </w:r>
            <w:r w:rsidR="00154460">
              <w:rPr>
                <w:rFonts w:eastAsiaTheme="minorEastAsia"/>
                <w:noProof/>
                <w:lang w:eastAsia="de-DE"/>
              </w:rPr>
              <w:tab/>
            </w:r>
            <w:r w:rsidR="00154460" w:rsidRPr="00EC38CE">
              <w:rPr>
                <w:rStyle w:val="Hyperlink"/>
                <w:noProof/>
                <w:lang w:val="en-GB"/>
              </w:rPr>
              <w:t>Introduction</w:t>
            </w:r>
            <w:r w:rsidR="00154460">
              <w:rPr>
                <w:noProof/>
                <w:webHidden/>
              </w:rPr>
              <w:tab/>
            </w:r>
            <w:r w:rsidR="00154460">
              <w:rPr>
                <w:noProof/>
                <w:webHidden/>
              </w:rPr>
              <w:fldChar w:fldCharType="begin"/>
            </w:r>
            <w:r w:rsidR="00154460">
              <w:rPr>
                <w:noProof/>
                <w:webHidden/>
              </w:rPr>
              <w:instrText xml:space="preserve"> PAGEREF _Toc506730181 \h </w:instrText>
            </w:r>
            <w:r w:rsidR="00154460">
              <w:rPr>
                <w:noProof/>
                <w:webHidden/>
              </w:rPr>
            </w:r>
          </w:ins>
          <w:r w:rsidR="00154460">
            <w:rPr>
              <w:noProof/>
              <w:webHidden/>
            </w:rPr>
            <w:fldChar w:fldCharType="separate"/>
          </w:r>
          <w:ins w:id="18" w:author="Holger Eichelberger" w:date="2018-02-18T15:14:00Z">
            <w:r w:rsidR="00154460">
              <w:rPr>
                <w:noProof/>
                <w:webHidden/>
              </w:rPr>
              <w:t>5</w:t>
            </w:r>
            <w:r w:rsidR="00154460">
              <w:rPr>
                <w:noProof/>
                <w:webHidden/>
              </w:rPr>
              <w:fldChar w:fldCharType="end"/>
            </w:r>
            <w:r w:rsidR="00154460" w:rsidRPr="00EC38CE">
              <w:rPr>
                <w:rStyle w:val="Hyperlink"/>
                <w:noProof/>
              </w:rPr>
              <w:fldChar w:fldCharType="end"/>
            </w:r>
          </w:ins>
        </w:p>
        <w:p w14:paraId="3B74EB45" w14:textId="77777777" w:rsidR="00154460" w:rsidRDefault="00154460">
          <w:pPr>
            <w:pStyle w:val="TOC1"/>
            <w:tabs>
              <w:tab w:val="left" w:pos="440"/>
              <w:tab w:val="right" w:leader="dot" w:pos="9062"/>
            </w:tabs>
            <w:rPr>
              <w:ins w:id="19" w:author="Holger Eichelberger" w:date="2018-02-18T15:14:00Z"/>
              <w:rFonts w:eastAsiaTheme="minorEastAsia"/>
              <w:noProof/>
              <w:lang w:eastAsia="de-DE"/>
            </w:rPr>
          </w:pPr>
          <w:ins w:id="20"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"_Toc506730182"</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2.</w:t>
            </w:r>
            <w:r>
              <w:rPr>
                <w:rFonts w:eastAsiaTheme="minorEastAsia"/>
                <w:noProof/>
                <w:lang w:eastAsia="de-DE"/>
              </w:rPr>
              <w:tab/>
            </w:r>
            <w:r w:rsidRPr="00EC38CE">
              <w:rPr>
                <w:rStyle w:val="Hyperlink"/>
                <w:noProof/>
                <w:lang w:val="en-GB"/>
              </w:rPr>
              <w:t>Installation</w:t>
            </w:r>
            <w:r>
              <w:rPr>
                <w:noProof/>
                <w:webHidden/>
              </w:rPr>
              <w:tab/>
            </w:r>
            <w:r>
              <w:rPr>
                <w:noProof/>
                <w:webHidden/>
              </w:rPr>
              <w:fldChar w:fldCharType="begin"/>
            </w:r>
            <w:r>
              <w:rPr>
                <w:noProof/>
                <w:webHidden/>
              </w:rPr>
              <w:instrText xml:space="preserve"> PAGEREF _Toc506730182 \h </w:instrText>
            </w:r>
            <w:r>
              <w:rPr>
                <w:noProof/>
                <w:webHidden/>
              </w:rPr>
            </w:r>
          </w:ins>
          <w:r>
            <w:rPr>
              <w:noProof/>
              <w:webHidden/>
            </w:rPr>
            <w:fldChar w:fldCharType="separate"/>
          </w:r>
          <w:ins w:id="21" w:author="Holger Eichelberger" w:date="2018-02-18T15:14:00Z">
            <w:r>
              <w:rPr>
                <w:noProof/>
                <w:webHidden/>
              </w:rPr>
              <w:t>6</w:t>
            </w:r>
            <w:r>
              <w:rPr>
                <w:noProof/>
                <w:webHidden/>
              </w:rPr>
              <w:fldChar w:fldCharType="end"/>
            </w:r>
            <w:r w:rsidRPr="00EC38CE">
              <w:rPr>
                <w:rStyle w:val="Hyperlink"/>
                <w:noProof/>
              </w:rPr>
              <w:fldChar w:fldCharType="end"/>
            </w:r>
          </w:ins>
        </w:p>
        <w:p w14:paraId="0F727D1A" w14:textId="77777777" w:rsidR="00154460" w:rsidRDefault="00154460">
          <w:pPr>
            <w:pStyle w:val="TOC2"/>
            <w:tabs>
              <w:tab w:val="left" w:pos="880"/>
              <w:tab w:val="right" w:leader="dot" w:pos="9062"/>
            </w:tabs>
            <w:rPr>
              <w:ins w:id="22" w:author="Holger Eichelberger" w:date="2018-02-18T15:14:00Z"/>
              <w:noProof/>
              <w:lang w:val="de-DE" w:eastAsia="de-DE"/>
            </w:rPr>
          </w:pPr>
          <w:ins w:id="23"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"_Toc506730183"</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2.1.</w:t>
            </w:r>
            <w:r>
              <w:rPr>
                <w:noProof/>
                <w:lang w:val="de-DE" w:eastAsia="de-DE"/>
              </w:rPr>
              <w:tab/>
            </w:r>
            <w:r w:rsidRPr="00EC38CE">
              <w:rPr>
                <w:rStyle w:val="Hyperlink"/>
                <w:noProof/>
                <w:lang w:val="en-GB"/>
              </w:rPr>
              <w:t>Prerequisites</w:t>
            </w:r>
            <w:r>
              <w:rPr>
                <w:noProof/>
                <w:webHidden/>
              </w:rPr>
              <w:tab/>
            </w:r>
            <w:r>
              <w:rPr>
                <w:noProof/>
                <w:webHidden/>
              </w:rPr>
              <w:fldChar w:fldCharType="begin"/>
            </w:r>
            <w:r>
              <w:rPr>
                <w:noProof/>
                <w:webHidden/>
              </w:rPr>
              <w:instrText xml:space="preserve"> PAGEREF _Toc506730183 \h </w:instrText>
            </w:r>
            <w:r>
              <w:rPr>
                <w:noProof/>
                <w:webHidden/>
              </w:rPr>
            </w:r>
          </w:ins>
          <w:r>
            <w:rPr>
              <w:noProof/>
              <w:webHidden/>
            </w:rPr>
            <w:fldChar w:fldCharType="separate"/>
          </w:r>
          <w:ins w:id="24" w:author="Holger Eichelberger" w:date="2018-02-18T15:14:00Z">
            <w:r>
              <w:rPr>
                <w:noProof/>
                <w:webHidden/>
              </w:rPr>
              <w:t>6</w:t>
            </w:r>
            <w:r>
              <w:rPr>
                <w:noProof/>
                <w:webHidden/>
              </w:rPr>
              <w:fldChar w:fldCharType="end"/>
            </w:r>
            <w:r w:rsidRPr="00EC38CE">
              <w:rPr>
                <w:rStyle w:val="Hyperlink"/>
                <w:noProof/>
              </w:rPr>
              <w:fldChar w:fldCharType="end"/>
            </w:r>
          </w:ins>
        </w:p>
        <w:p w14:paraId="3636096A" w14:textId="77777777" w:rsidR="00154460" w:rsidRDefault="00154460">
          <w:pPr>
            <w:pStyle w:val="TOC2"/>
            <w:tabs>
              <w:tab w:val="left" w:pos="880"/>
              <w:tab w:val="right" w:leader="dot" w:pos="9062"/>
            </w:tabs>
            <w:rPr>
              <w:ins w:id="25" w:author="Holger Eichelberger" w:date="2018-02-18T15:14:00Z"/>
              <w:noProof/>
              <w:lang w:val="de-DE" w:eastAsia="de-DE"/>
            </w:rPr>
          </w:pPr>
          <w:ins w:id="26"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"_Toc506730184"</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2.2.</w:t>
            </w:r>
            <w:r>
              <w:rPr>
                <w:noProof/>
                <w:lang w:val="de-DE" w:eastAsia="de-DE"/>
              </w:rPr>
              <w:tab/>
            </w:r>
            <w:r w:rsidRPr="00EC38CE">
              <w:rPr>
                <w:rStyle w:val="Hyperlink"/>
                <w:noProof/>
                <w:lang w:val="en-GB"/>
              </w:rPr>
              <w:t>Installation: Step by Step</w:t>
            </w:r>
            <w:r>
              <w:rPr>
                <w:noProof/>
                <w:webHidden/>
              </w:rPr>
              <w:tab/>
            </w:r>
            <w:r>
              <w:rPr>
                <w:noProof/>
                <w:webHidden/>
              </w:rPr>
              <w:fldChar w:fldCharType="begin"/>
            </w:r>
            <w:r>
              <w:rPr>
                <w:noProof/>
                <w:webHidden/>
              </w:rPr>
              <w:instrText xml:space="preserve"> PAGEREF _Toc506730184 \h </w:instrText>
            </w:r>
            <w:r>
              <w:rPr>
                <w:noProof/>
                <w:webHidden/>
              </w:rPr>
            </w:r>
          </w:ins>
          <w:r>
            <w:rPr>
              <w:noProof/>
              <w:webHidden/>
            </w:rPr>
            <w:fldChar w:fldCharType="separate"/>
          </w:r>
          <w:ins w:id="27" w:author="Holger Eichelberger" w:date="2018-02-18T15:14:00Z">
            <w:r>
              <w:rPr>
                <w:noProof/>
                <w:webHidden/>
              </w:rPr>
              <w:t>6</w:t>
            </w:r>
            <w:r>
              <w:rPr>
                <w:noProof/>
                <w:webHidden/>
              </w:rPr>
              <w:fldChar w:fldCharType="end"/>
            </w:r>
            <w:r w:rsidRPr="00EC38CE">
              <w:rPr>
                <w:rStyle w:val="Hyperlink"/>
                <w:noProof/>
              </w:rPr>
              <w:fldChar w:fldCharType="end"/>
            </w:r>
          </w:ins>
        </w:p>
        <w:p w14:paraId="5213FF79" w14:textId="77777777" w:rsidR="00154460" w:rsidRDefault="00154460">
          <w:pPr>
            <w:pStyle w:val="TOC2"/>
            <w:tabs>
              <w:tab w:val="left" w:pos="880"/>
              <w:tab w:val="right" w:leader="dot" w:pos="9062"/>
            </w:tabs>
            <w:rPr>
              <w:ins w:id="28" w:author="Holger Eichelberger" w:date="2018-02-18T15:14:00Z"/>
              <w:noProof/>
              <w:lang w:val="de-DE" w:eastAsia="de-DE"/>
            </w:rPr>
          </w:pPr>
          <w:ins w:id="29"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"_Toc506730185"</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2.3.</w:t>
            </w:r>
            <w:r>
              <w:rPr>
                <w:noProof/>
                <w:lang w:val="de-DE" w:eastAsia="de-DE"/>
              </w:rPr>
              <w:tab/>
            </w:r>
            <w:r w:rsidRPr="00EC38CE">
              <w:rPr>
                <w:rStyle w:val="Hyperlink"/>
                <w:noProof/>
                <w:lang w:val="en-GB"/>
              </w:rPr>
              <w:t>Technical Recommendations</w:t>
            </w:r>
            <w:r>
              <w:rPr>
                <w:noProof/>
                <w:webHidden/>
              </w:rPr>
              <w:tab/>
            </w:r>
            <w:r>
              <w:rPr>
                <w:noProof/>
                <w:webHidden/>
              </w:rPr>
              <w:fldChar w:fldCharType="begin"/>
            </w:r>
            <w:r>
              <w:rPr>
                <w:noProof/>
                <w:webHidden/>
              </w:rPr>
              <w:instrText xml:space="preserve"> PAGEREF _Toc506730185 \h </w:instrText>
            </w:r>
            <w:r>
              <w:rPr>
                <w:noProof/>
                <w:webHidden/>
              </w:rPr>
            </w:r>
          </w:ins>
          <w:r>
            <w:rPr>
              <w:noProof/>
              <w:webHidden/>
            </w:rPr>
            <w:fldChar w:fldCharType="separate"/>
          </w:r>
          <w:ins w:id="30" w:author="Holger Eichelberger" w:date="2018-02-18T15:14:00Z">
            <w:r>
              <w:rPr>
                <w:noProof/>
                <w:webHidden/>
              </w:rPr>
              <w:t>8</w:t>
            </w:r>
            <w:r>
              <w:rPr>
                <w:noProof/>
                <w:webHidden/>
              </w:rPr>
              <w:fldChar w:fldCharType="end"/>
            </w:r>
            <w:r w:rsidRPr="00EC38CE">
              <w:rPr>
                <w:rStyle w:val="Hyperlink"/>
                <w:noProof/>
              </w:rPr>
              <w:fldChar w:fldCharType="end"/>
            </w:r>
          </w:ins>
        </w:p>
        <w:p w14:paraId="643CA83C" w14:textId="77777777" w:rsidR="00154460" w:rsidRDefault="00154460">
          <w:pPr>
            <w:pStyle w:val="TOC2"/>
            <w:tabs>
              <w:tab w:val="left" w:pos="880"/>
              <w:tab w:val="right" w:leader="dot" w:pos="9062"/>
            </w:tabs>
            <w:rPr>
              <w:ins w:id="31" w:author="Holger Eichelberger" w:date="2018-02-18T15:14:00Z"/>
              <w:noProof/>
              <w:lang w:val="de-DE" w:eastAsia="de-DE"/>
            </w:rPr>
          </w:pPr>
          <w:ins w:id="32"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"_Toc506730186"</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2.4.</w:t>
            </w:r>
            <w:r>
              <w:rPr>
                <w:noProof/>
                <w:lang w:val="de-DE" w:eastAsia="de-DE"/>
              </w:rPr>
              <w:tab/>
            </w:r>
            <w:r w:rsidRPr="00EC38CE">
              <w:rPr>
                <w:rStyle w:val="Hyperlink"/>
                <w:noProof/>
                <w:lang w:val="en-GB"/>
              </w:rPr>
              <w:t>Further Guides and Specifications</w:t>
            </w:r>
            <w:r>
              <w:rPr>
                <w:noProof/>
                <w:webHidden/>
              </w:rPr>
              <w:tab/>
            </w:r>
            <w:r>
              <w:rPr>
                <w:noProof/>
                <w:webHidden/>
              </w:rPr>
              <w:fldChar w:fldCharType="begin"/>
            </w:r>
            <w:r>
              <w:rPr>
                <w:noProof/>
                <w:webHidden/>
              </w:rPr>
              <w:instrText xml:space="preserve"> PAGEREF _Toc506730186 \h </w:instrText>
            </w:r>
            <w:r>
              <w:rPr>
                <w:noProof/>
                <w:webHidden/>
              </w:rPr>
            </w:r>
          </w:ins>
          <w:r>
            <w:rPr>
              <w:noProof/>
              <w:webHidden/>
            </w:rPr>
            <w:fldChar w:fldCharType="separate"/>
          </w:r>
          <w:ins w:id="33" w:author="Holger Eichelberger" w:date="2018-02-18T15:14:00Z">
            <w:r>
              <w:rPr>
                <w:noProof/>
                <w:webHidden/>
              </w:rPr>
              <w:t>8</w:t>
            </w:r>
            <w:r>
              <w:rPr>
                <w:noProof/>
                <w:webHidden/>
              </w:rPr>
              <w:fldChar w:fldCharType="end"/>
            </w:r>
            <w:r w:rsidRPr="00EC38CE">
              <w:rPr>
                <w:rStyle w:val="Hyperlink"/>
                <w:noProof/>
              </w:rPr>
              <w:fldChar w:fldCharType="end"/>
            </w:r>
          </w:ins>
        </w:p>
        <w:p w14:paraId="060EF97D" w14:textId="77777777" w:rsidR="00154460" w:rsidRDefault="00154460">
          <w:pPr>
            <w:pStyle w:val="TOC1"/>
            <w:tabs>
              <w:tab w:val="left" w:pos="440"/>
              <w:tab w:val="right" w:leader="dot" w:pos="9062"/>
            </w:tabs>
            <w:rPr>
              <w:ins w:id="34" w:author="Holger Eichelberger" w:date="2018-02-18T15:14:00Z"/>
              <w:rFonts w:eastAsiaTheme="minorEastAsia"/>
              <w:noProof/>
              <w:lang w:eastAsia="de-DE"/>
            </w:rPr>
          </w:pPr>
          <w:ins w:id="35"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"_Toc506730187"</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w:t>
            </w:r>
            <w:r>
              <w:rPr>
                <w:rFonts w:eastAsiaTheme="minorEastAsia"/>
                <w:noProof/>
                <w:lang w:eastAsia="de-DE"/>
              </w:rPr>
              <w:tab/>
            </w:r>
            <w:r w:rsidRPr="00EC38CE">
              <w:rPr>
                <w:rStyle w:val="Hyperlink"/>
                <w:noProof/>
                <w:lang w:val="en-GB"/>
              </w:rPr>
              <w:t>EASy-Producer Extensions</w:t>
            </w:r>
            <w:r>
              <w:rPr>
                <w:noProof/>
                <w:webHidden/>
              </w:rPr>
              <w:tab/>
            </w:r>
            <w:r>
              <w:rPr>
                <w:noProof/>
                <w:webHidden/>
              </w:rPr>
              <w:fldChar w:fldCharType="begin"/>
            </w:r>
            <w:r>
              <w:rPr>
                <w:noProof/>
                <w:webHidden/>
              </w:rPr>
              <w:instrText xml:space="preserve"> PAGEREF _Toc506730187 \h </w:instrText>
            </w:r>
            <w:r>
              <w:rPr>
                <w:noProof/>
                <w:webHidden/>
              </w:rPr>
            </w:r>
          </w:ins>
          <w:r>
            <w:rPr>
              <w:noProof/>
              <w:webHidden/>
            </w:rPr>
            <w:fldChar w:fldCharType="separate"/>
          </w:r>
          <w:ins w:id="36" w:author="Holger Eichelberger" w:date="2018-02-18T15:14:00Z">
            <w:r>
              <w:rPr>
                <w:noProof/>
                <w:webHidden/>
              </w:rPr>
              <w:t>10</w:t>
            </w:r>
            <w:r>
              <w:rPr>
                <w:noProof/>
                <w:webHidden/>
              </w:rPr>
              <w:fldChar w:fldCharType="end"/>
            </w:r>
            <w:r w:rsidRPr="00EC38CE">
              <w:rPr>
                <w:rStyle w:val="Hyperlink"/>
                <w:noProof/>
              </w:rPr>
              <w:fldChar w:fldCharType="end"/>
            </w:r>
          </w:ins>
        </w:p>
        <w:p w14:paraId="0785F546" w14:textId="77777777" w:rsidR="00154460" w:rsidRDefault="00154460">
          <w:pPr>
            <w:pStyle w:val="TOC2"/>
            <w:tabs>
              <w:tab w:val="left" w:pos="880"/>
              <w:tab w:val="right" w:leader="dot" w:pos="9062"/>
            </w:tabs>
            <w:rPr>
              <w:ins w:id="37" w:author="Holger Eichelberger" w:date="2018-02-18T15:14:00Z"/>
              <w:noProof/>
              <w:lang w:val="de-DE" w:eastAsia="de-DE"/>
            </w:rPr>
          </w:pPr>
          <w:ins w:id="38"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"_Toc506730188"</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3.1.</w:t>
            </w:r>
            <w:r>
              <w:rPr>
                <w:noProof/>
                <w:lang w:val="de-DE" w:eastAsia="de-DE"/>
              </w:rPr>
              <w:tab/>
            </w:r>
            <w:r w:rsidRPr="00EC38CE">
              <w:rPr>
                <w:rStyle w:val="Hyperlink"/>
                <w:noProof/>
                <w:lang w:val="en-GB"/>
              </w:rPr>
              <w:t>Implementing a New Instantiator</w:t>
            </w:r>
            <w:r>
              <w:rPr>
                <w:noProof/>
                <w:webHidden/>
              </w:rPr>
              <w:tab/>
            </w:r>
            <w:r>
              <w:rPr>
                <w:noProof/>
                <w:webHidden/>
              </w:rPr>
              <w:fldChar w:fldCharType="begin"/>
            </w:r>
            <w:r>
              <w:rPr>
                <w:noProof/>
                <w:webHidden/>
              </w:rPr>
              <w:instrText xml:space="preserve"> PAGEREF _Toc506730188 \h </w:instrText>
            </w:r>
            <w:r>
              <w:rPr>
                <w:noProof/>
                <w:webHidden/>
              </w:rPr>
            </w:r>
          </w:ins>
          <w:r>
            <w:rPr>
              <w:noProof/>
              <w:webHidden/>
            </w:rPr>
            <w:fldChar w:fldCharType="separate"/>
          </w:r>
          <w:ins w:id="39" w:author="Holger Eichelberger" w:date="2018-02-18T15:14:00Z">
            <w:r>
              <w:rPr>
                <w:noProof/>
                <w:webHidden/>
              </w:rPr>
              <w:t>10</w:t>
            </w:r>
            <w:r>
              <w:rPr>
                <w:noProof/>
                <w:webHidden/>
              </w:rPr>
              <w:fldChar w:fldCharType="end"/>
            </w:r>
            <w:r w:rsidRPr="00EC38CE">
              <w:rPr>
                <w:rStyle w:val="Hyperlink"/>
                <w:noProof/>
              </w:rPr>
              <w:fldChar w:fldCharType="end"/>
            </w:r>
          </w:ins>
        </w:p>
        <w:p w14:paraId="391F2F22" w14:textId="77777777" w:rsidR="00154460" w:rsidRDefault="00154460">
          <w:pPr>
            <w:pStyle w:val="TOC3"/>
            <w:tabs>
              <w:tab w:val="left" w:pos="1320"/>
              <w:tab w:val="right" w:leader="dot" w:pos="9062"/>
            </w:tabs>
            <w:rPr>
              <w:ins w:id="40" w:author="Holger Eichelberger" w:date="2018-02-18T15:14:00Z"/>
              <w:noProof/>
              <w:lang w:val="de-DE" w:eastAsia="de-DE"/>
            </w:rPr>
          </w:pPr>
          <w:ins w:id="41"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"_Toc506730189"</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3.1.1.</w:t>
            </w:r>
            <w:r>
              <w:rPr>
                <w:noProof/>
                <w:lang w:val="de-DE" w:eastAsia="de-DE"/>
              </w:rPr>
              <w:tab/>
            </w:r>
            <w:r w:rsidRPr="00EC38CE">
              <w:rPr>
                <w:rStyle w:val="Hyperlink"/>
                <w:noProof/>
                <w:lang w:val="en-GB"/>
              </w:rPr>
              <w:t>Instantiation Concept in EASy-Producer</w:t>
            </w:r>
            <w:r>
              <w:rPr>
                <w:noProof/>
                <w:webHidden/>
              </w:rPr>
              <w:tab/>
            </w:r>
            <w:r>
              <w:rPr>
                <w:noProof/>
                <w:webHidden/>
              </w:rPr>
              <w:fldChar w:fldCharType="begin"/>
            </w:r>
            <w:r>
              <w:rPr>
                <w:noProof/>
                <w:webHidden/>
              </w:rPr>
              <w:instrText xml:space="preserve"> PAGEREF _Toc506730189 \h </w:instrText>
            </w:r>
            <w:r>
              <w:rPr>
                <w:noProof/>
                <w:webHidden/>
              </w:rPr>
            </w:r>
          </w:ins>
          <w:r>
            <w:rPr>
              <w:noProof/>
              <w:webHidden/>
            </w:rPr>
            <w:fldChar w:fldCharType="separate"/>
          </w:r>
          <w:ins w:id="42" w:author="Holger Eichelberger" w:date="2018-02-18T15:14:00Z">
            <w:r>
              <w:rPr>
                <w:noProof/>
                <w:webHidden/>
              </w:rPr>
              <w:t>11</w:t>
            </w:r>
            <w:r>
              <w:rPr>
                <w:noProof/>
                <w:webHidden/>
              </w:rPr>
              <w:fldChar w:fldCharType="end"/>
            </w:r>
            <w:r w:rsidRPr="00EC38CE">
              <w:rPr>
                <w:rStyle w:val="Hyperlink"/>
                <w:noProof/>
              </w:rPr>
              <w:fldChar w:fldCharType="end"/>
            </w:r>
          </w:ins>
        </w:p>
        <w:p w14:paraId="7C6007BC" w14:textId="77777777" w:rsidR="00154460" w:rsidRDefault="00154460">
          <w:pPr>
            <w:pStyle w:val="TOC3"/>
            <w:tabs>
              <w:tab w:val="left" w:pos="1320"/>
              <w:tab w:val="right" w:leader="dot" w:pos="9062"/>
            </w:tabs>
            <w:rPr>
              <w:ins w:id="43" w:author="Holger Eichelberger" w:date="2018-02-18T15:14:00Z"/>
              <w:noProof/>
              <w:lang w:val="de-DE" w:eastAsia="de-DE"/>
            </w:rPr>
          </w:pPr>
          <w:ins w:id="44"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"_Toc506730190"</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3.1.2.</w:t>
            </w:r>
            <w:r>
              <w:rPr>
                <w:noProof/>
                <w:lang w:val="de-DE" w:eastAsia="de-DE"/>
              </w:rPr>
              <w:tab/>
            </w:r>
            <w:r w:rsidRPr="00EC38CE">
              <w:rPr>
                <w:rStyle w:val="Hyperlink"/>
                <w:noProof/>
                <w:lang w:val="en-GB"/>
              </w:rPr>
              <w:t>Eclipse Plug-in Project Creation and Configuration for New Instantiators</w:t>
            </w:r>
            <w:r>
              <w:rPr>
                <w:noProof/>
                <w:webHidden/>
              </w:rPr>
              <w:tab/>
            </w:r>
            <w:r>
              <w:rPr>
                <w:noProof/>
                <w:webHidden/>
              </w:rPr>
              <w:fldChar w:fldCharType="begin"/>
            </w:r>
            <w:r>
              <w:rPr>
                <w:noProof/>
                <w:webHidden/>
              </w:rPr>
              <w:instrText xml:space="preserve"> PAGEREF _Toc506730190 \h </w:instrText>
            </w:r>
            <w:r>
              <w:rPr>
                <w:noProof/>
                <w:webHidden/>
              </w:rPr>
            </w:r>
          </w:ins>
          <w:r>
            <w:rPr>
              <w:noProof/>
              <w:webHidden/>
            </w:rPr>
            <w:fldChar w:fldCharType="separate"/>
          </w:r>
          <w:ins w:id="45" w:author="Holger Eichelberger" w:date="2018-02-18T15:14:00Z">
            <w:r>
              <w:rPr>
                <w:noProof/>
                <w:webHidden/>
              </w:rPr>
              <w:t>14</w:t>
            </w:r>
            <w:r>
              <w:rPr>
                <w:noProof/>
                <w:webHidden/>
              </w:rPr>
              <w:fldChar w:fldCharType="end"/>
            </w:r>
            <w:r w:rsidRPr="00EC38CE">
              <w:rPr>
                <w:rStyle w:val="Hyperlink"/>
                <w:noProof/>
              </w:rPr>
              <w:fldChar w:fldCharType="end"/>
            </w:r>
          </w:ins>
        </w:p>
        <w:p w14:paraId="0B15B614" w14:textId="77777777" w:rsidR="00154460" w:rsidRDefault="00154460">
          <w:pPr>
            <w:pStyle w:val="TOC3"/>
            <w:tabs>
              <w:tab w:val="left" w:pos="1320"/>
              <w:tab w:val="right" w:leader="dot" w:pos="9062"/>
            </w:tabs>
            <w:rPr>
              <w:ins w:id="46" w:author="Holger Eichelberger" w:date="2018-02-18T15:14:00Z"/>
              <w:noProof/>
              <w:lang w:val="de-DE" w:eastAsia="de-DE"/>
            </w:rPr>
          </w:pPr>
          <w:ins w:id="47"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"_Toc506730191"</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3.1.3.</w:t>
            </w:r>
            <w:r>
              <w:rPr>
                <w:noProof/>
                <w:lang w:val="de-DE" w:eastAsia="de-DE"/>
              </w:rPr>
              <w:tab/>
            </w:r>
            <w:r w:rsidRPr="00EC38CE">
              <w:rPr>
                <w:rStyle w:val="Hyperlink"/>
                <w:noProof/>
                <w:lang w:val="en-GB"/>
              </w:rPr>
              <w:t>Instantiator Implementation</w:t>
            </w:r>
            <w:r>
              <w:rPr>
                <w:noProof/>
                <w:webHidden/>
              </w:rPr>
              <w:tab/>
            </w:r>
            <w:r>
              <w:rPr>
                <w:noProof/>
                <w:webHidden/>
              </w:rPr>
              <w:fldChar w:fldCharType="begin"/>
            </w:r>
            <w:r>
              <w:rPr>
                <w:noProof/>
                <w:webHidden/>
              </w:rPr>
              <w:instrText xml:space="preserve"> PAGEREF _Toc506730191 \h </w:instrText>
            </w:r>
            <w:r>
              <w:rPr>
                <w:noProof/>
                <w:webHidden/>
              </w:rPr>
            </w:r>
          </w:ins>
          <w:r>
            <w:rPr>
              <w:noProof/>
              <w:webHidden/>
            </w:rPr>
            <w:fldChar w:fldCharType="separate"/>
          </w:r>
          <w:ins w:id="48" w:author="Holger Eichelberger" w:date="2018-02-18T15:14:00Z">
            <w:r>
              <w:rPr>
                <w:noProof/>
                <w:webHidden/>
              </w:rPr>
              <w:t>18</w:t>
            </w:r>
            <w:r>
              <w:rPr>
                <w:noProof/>
                <w:webHidden/>
              </w:rPr>
              <w:fldChar w:fldCharType="end"/>
            </w:r>
            <w:r w:rsidRPr="00EC38CE">
              <w:rPr>
                <w:rStyle w:val="Hyperlink"/>
                <w:noProof/>
              </w:rPr>
              <w:fldChar w:fldCharType="end"/>
            </w:r>
          </w:ins>
        </w:p>
        <w:p w14:paraId="5AF6DDA1" w14:textId="77777777" w:rsidR="00154460" w:rsidRDefault="00154460">
          <w:pPr>
            <w:pStyle w:val="TOC3"/>
            <w:tabs>
              <w:tab w:val="left" w:pos="1320"/>
              <w:tab w:val="right" w:leader="dot" w:pos="9062"/>
            </w:tabs>
            <w:rPr>
              <w:ins w:id="49" w:author="Holger Eichelberger" w:date="2018-02-18T15:14:00Z"/>
              <w:noProof/>
              <w:lang w:val="de-DE" w:eastAsia="de-DE"/>
            </w:rPr>
          </w:pPr>
          <w:ins w:id="50"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"_Toc506730192"</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3.1.4.</w:t>
            </w:r>
            <w:r>
              <w:rPr>
                <w:noProof/>
                <w:lang w:val="de-DE" w:eastAsia="de-DE"/>
              </w:rPr>
              <w:tab/>
            </w:r>
            <w:r w:rsidRPr="00EC38CE">
              <w:rPr>
                <w:rStyle w:val="Hyperlink"/>
                <w:noProof/>
                <w:lang w:val="en-GB"/>
              </w:rPr>
              <w:t>Instantiator Integration</w:t>
            </w:r>
            <w:r>
              <w:rPr>
                <w:noProof/>
                <w:webHidden/>
              </w:rPr>
              <w:tab/>
            </w:r>
            <w:r>
              <w:rPr>
                <w:noProof/>
                <w:webHidden/>
              </w:rPr>
              <w:fldChar w:fldCharType="begin"/>
            </w:r>
            <w:r>
              <w:rPr>
                <w:noProof/>
                <w:webHidden/>
              </w:rPr>
              <w:instrText xml:space="preserve"> PAGEREF _Toc506730192 \h </w:instrText>
            </w:r>
            <w:r>
              <w:rPr>
                <w:noProof/>
                <w:webHidden/>
              </w:rPr>
            </w:r>
          </w:ins>
          <w:r>
            <w:rPr>
              <w:noProof/>
              <w:webHidden/>
            </w:rPr>
            <w:fldChar w:fldCharType="separate"/>
          </w:r>
          <w:ins w:id="51" w:author="Holger Eichelberger" w:date="2018-02-18T15:14:00Z">
            <w:r>
              <w:rPr>
                <w:noProof/>
                <w:webHidden/>
              </w:rPr>
              <w:t>20</w:t>
            </w:r>
            <w:r>
              <w:rPr>
                <w:noProof/>
                <w:webHidden/>
              </w:rPr>
              <w:fldChar w:fldCharType="end"/>
            </w:r>
            <w:r w:rsidRPr="00EC38CE">
              <w:rPr>
                <w:rStyle w:val="Hyperlink"/>
                <w:noProof/>
              </w:rPr>
              <w:fldChar w:fldCharType="end"/>
            </w:r>
          </w:ins>
        </w:p>
        <w:p w14:paraId="4BA14473" w14:textId="77777777" w:rsidR="00154460" w:rsidRDefault="00154460">
          <w:pPr>
            <w:pStyle w:val="TOC2"/>
            <w:tabs>
              <w:tab w:val="left" w:pos="880"/>
              <w:tab w:val="right" w:leader="dot" w:pos="9062"/>
            </w:tabs>
            <w:rPr>
              <w:ins w:id="52" w:author="Holger Eichelberger" w:date="2018-02-18T15:14:00Z"/>
              <w:noProof/>
              <w:lang w:val="de-DE" w:eastAsia="de-DE"/>
            </w:rPr>
          </w:pPr>
          <w:ins w:id="53"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"_Toc506730193"</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3.2.</w:t>
            </w:r>
            <w:r>
              <w:rPr>
                <w:noProof/>
                <w:lang w:val="de-DE" w:eastAsia="de-DE"/>
              </w:rPr>
              <w:tab/>
            </w:r>
            <w:r w:rsidRPr="00EC38CE">
              <w:rPr>
                <w:rStyle w:val="Hyperlink"/>
                <w:noProof/>
                <w:lang w:val="en-GB"/>
              </w:rPr>
              <w:t>Implementing a New VIL Artefact Type</w:t>
            </w:r>
            <w:r>
              <w:rPr>
                <w:noProof/>
                <w:webHidden/>
              </w:rPr>
              <w:tab/>
            </w:r>
            <w:r>
              <w:rPr>
                <w:noProof/>
                <w:webHidden/>
              </w:rPr>
              <w:fldChar w:fldCharType="begin"/>
            </w:r>
            <w:r>
              <w:rPr>
                <w:noProof/>
                <w:webHidden/>
              </w:rPr>
              <w:instrText xml:space="preserve"> PAGEREF _Toc506730193 \h </w:instrText>
            </w:r>
            <w:r>
              <w:rPr>
                <w:noProof/>
                <w:webHidden/>
              </w:rPr>
            </w:r>
          </w:ins>
          <w:r>
            <w:rPr>
              <w:noProof/>
              <w:webHidden/>
            </w:rPr>
            <w:fldChar w:fldCharType="separate"/>
          </w:r>
          <w:ins w:id="54" w:author="Holger Eichelberger" w:date="2018-02-18T15:14:00Z">
            <w:r>
              <w:rPr>
                <w:noProof/>
                <w:webHidden/>
              </w:rPr>
              <w:t>21</w:t>
            </w:r>
            <w:r>
              <w:rPr>
                <w:noProof/>
                <w:webHidden/>
              </w:rPr>
              <w:fldChar w:fldCharType="end"/>
            </w:r>
            <w:r w:rsidRPr="00EC38CE">
              <w:rPr>
                <w:rStyle w:val="Hyperlink"/>
                <w:noProof/>
              </w:rPr>
              <w:fldChar w:fldCharType="end"/>
            </w:r>
          </w:ins>
        </w:p>
        <w:p w14:paraId="04CBDD40" w14:textId="77777777" w:rsidR="00154460" w:rsidRDefault="00154460">
          <w:pPr>
            <w:pStyle w:val="TOC3"/>
            <w:tabs>
              <w:tab w:val="left" w:pos="1320"/>
              <w:tab w:val="right" w:leader="dot" w:pos="9062"/>
            </w:tabs>
            <w:rPr>
              <w:ins w:id="55" w:author="Holger Eichelberger" w:date="2018-02-18T15:14:00Z"/>
              <w:noProof/>
              <w:lang w:val="de-DE" w:eastAsia="de-DE"/>
            </w:rPr>
          </w:pPr>
          <w:ins w:id="56"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"_Toc506730194"</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3.2.1.</w:t>
            </w:r>
            <w:r>
              <w:rPr>
                <w:noProof/>
                <w:lang w:val="de-DE" w:eastAsia="de-DE"/>
              </w:rPr>
              <w:tab/>
            </w:r>
            <w:r w:rsidRPr="00EC38CE">
              <w:rPr>
                <w:rStyle w:val="Hyperlink"/>
                <w:noProof/>
                <w:lang w:val="en-GB"/>
              </w:rPr>
              <w:t>The VIL Artefact Model in EASy-Producer</w:t>
            </w:r>
            <w:r>
              <w:rPr>
                <w:noProof/>
                <w:webHidden/>
              </w:rPr>
              <w:tab/>
            </w:r>
            <w:r>
              <w:rPr>
                <w:noProof/>
                <w:webHidden/>
              </w:rPr>
              <w:fldChar w:fldCharType="begin"/>
            </w:r>
            <w:r>
              <w:rPr>
                <w:noProof/>
                <w:webHidden/>
              </w:rPr>
              <w:instrText xml:space="preserve"> PAGEREF _Toc506730194 \h </w:instrText>
            </w:r>
            <w:r>
              <w:rPr>
                <w:noProof/>
                <w:webHidden/>
              </w:rPr>
            </w:r>
          </w:ins>
          <w:r>
            <w:rPr>
              <w:noProof/>
              <w:webHidden/>
            </w:rPr>
            <w:fldChar w:fldCharType="separate"/>
          </w:r>
          <w:ins w:id="57" w:author="Holger Eichelberger" w:date="2018-02-18T15:14:00Z">
            <w:r>
              <w:rPr>
                <w:noProof/>
                <w:webHidden/>
              </w:rPr>
              <w:t>21</w:t>
            </w:r>
            <w:r>
              <w:rPr>
                <w:noProof/>
                <w:webHidden/>
              </w:rPr>
              <w:fldChar w:fldCharType="end"/>
            </w:r>
            <w:r w:rsidRPr="00EC38CE">
              <w:rPr>
                <w:rStyle w:val="Hyperlink"/>
                <w:noProof/>
              </w:rPr>
              <w:fldChar w:fldCharType="end"/>
            </w:r>
          </w:ins>
        </w:p>
        <w:p w14:paraId="1BF3A230" w14:textId="77777777" w:rsidR="00154460" w:rsidRDefault="00154460">
          <w:pPr>
            <w:pStyle w:val="TOC3"/>
            <w:tabs>
              <w:tab w:val="left" w:pos="1320"/>
              <w:tab w:val="right" w:leader="dot" w:pos="9062"/>
            </w:tabs>
            <w:rPr>
              <w:ins w:id="58" w:author="Holger Eichelberger" w:date="2018-02-18T15:14:00Z"/>
              <w:noProof/>
              <w:lang w:val="de-DE" w:eastAsia="de-DE"/>
            </w:rPr>
          </w:pPr>
          <w:ins w:id="59"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"_Toc506730195"</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3.2.2.</w:t>
            </w:r>
            <w:r>
              <w:rPr>
                <w:noProof/>
                <w:lang w:val="de-DE" w:eastAsia="de-DE"/>
              </w:rPr>
              <w:tab/>
            </w:r>
            <w:r w:rsidRPr="00EC38CE">
              <w:rPr>
                <w:rStyle w:val="Hyperlink"/>
                <w:noProof/>
                <w:lang w:val="en-GB"/>
              </w:rPr>
              <w:t>Eclipse Plug-in Project Creation and Configuration for New Artefacts</w:t>
            </w:r>
            <w:r>
              <w:rPr>
                <w:noProof/>
                <w:webHidden/>
              </w:rPr>
              <w:tab/>
            </w:r>
            <w:r>
              <w:rPr>
                <w:noProof/>
                <w:webHidden/>
              </w:rPr>
              <w:fldChar w:fldCharType="begin"/>
            </w:r>
            <w:r>
              <w:rPr>
                <w:noProof/>
                <w:webHidden/>
              </w:rPr>
              <w:instrText xml:space="preserve"> PAGEREF _Toc506730195 \h </w:instrText>
            </w:r>
            <w:r>
              <w:rPr>
                <w:noProof/>
                <w:webHidden/>
              </w:rPr>
            </w:r>
          </w:ins>
          <w:r>
            <w:rPr>
              <w:noProof/>
              <w:webHidden/>
            </w:rPr>
            <w:fldChar w:fldCharType="separate"/>
          </w:r>
          <w:ins w:id="60" w:author="Holger Eichelberger" w:date="2018-02-18T15:14:00Z">
            <w:r>
              <w:rPr>
                <w:noProof/>
                <w:webHidden/>
              </w:rPr>
              <w:t>23</w:t>
            </w:r>
            <w:r>
              <w:rPr>
                <w:noProof/>
                <w:webHidden/>
              </w:rPr>
              <w:fldChar w:fldCharType="end"/>
            </w:r>
            <w:r w:rsidRPr="00EC38CE">
              <w:rPr>
                <w:rStyle w:val="Hyperlink"/>
                <w:noProof/>
              </w:rPr>
              <w:fldChar w:fldCharType="end"/>
            </w:r>
          </w:ins>
        </w:p>
        <w:p w14:paraId="6CA1DF48" w14:textId="77777777" w:rsidR="00154460" w:rsidRDefault="00154460">
          <w:pPr>
            <w:pStyle w:val="TOC3"/>
            <w:tabs>
              <w:tab w:val="left" w:pos="1320"/>
              <w:tab w:val="right" w:leader="dot" w:pos="9062"/>
            </w:tabs>
            <w:rPr>
              <w:ins w:id="61" w:author="Holger Eichelberger" w:date="2018-02-18T15:14:00Z"/>
              <w:noProof/>
              <w:lang w:val="de-DE" w:eastAsia="de-DE"/>
            </w:rPr>
          </w:pPr>
          <w:ins w:id="62"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"_Toc506730196"</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3.2.3.</w:t>
            </w:r>
            <w:r>
              <w:rPr>
                <w:noProof/>
                <w:lang w:val="de-DE" w:eastAsia="de-DE"/>
              </w:rPr>
              <w:tab/>
            </w:r>
            <w:r w:rsidRPr="00EC38CE">
              <w:rPr>
                <w:rStyle w:val="Hyperlink"/>
                <w:noProof/>
                <w:lang w:val="en-GB"/>
              </w:rPr>
              <w:t>Artefact Implementation</w:t>
            </w:r>
            <w:r>
              <w:rPr>
                <w:noProof/>
                <w:webHidden/>
              </w:rPr>
              <w:tab/>
            </w:r>
            <w:r>
              <w:rPr>
                <w:noProof/>
                <w:webHidden/>
              </w:rPr>
              <w:fldChar w:fldCharType="begin"/>
            </w:r>
            <w:r>
              <w:rPr>
                <w:noProof/>
                <w:webHidden/>
              </w:rPr>
              <w:instrText xml:space="preserve"> PAGEREF _Toc506730196 \h </w:instrText>
            </w:r>
            <w:r>
              <w:rPr>
                <w:noProof/>
                <w:webHidden/>
              </w:rPr>
            </w:r>
          </w:ins>
          <w:r>
            <w:rPr>
              <w:noProof/>
              <w:webHidden/>
            </w:rPr>
            <w:fldChar w:fldCharType="separate"/>
          </w:r>
          <w:ins w:id="63" w:author="Holger Eichelberger" w:date="2018-02-18T15:14:00Z">
            <w:r>
              <w:rPr>
                <w:noProof/>
                <w:webHidden/>
              </w:rPr>
              <w:t>23</w:t>
            </w:r>
            <w:r>
              <w:rPr>
                <w:noProof/>
                <w:webHidden/>
              </w:rPr>
              <w:fldChar w:fldCharType="end"/>
            </w:r>
            <w:r w:rsidRPr="00EC38CE">
              <w:rPr>
                <w:rStyle w:val="Hyperlink"/>
                <w:noProof/>
              </w:rPr>
              <w:fldChar w:fldCharType="end"/>
            </w:r>
          </w:ins>
        </w:p>
        <w:p w14:paraId="18FFB0D0" w14:textId="77777777" w:rsidR="00154460" w:rsidRDefault="00154460">
          <w:pPr>
            <w:pStyle w:val="TOC2"/>
            <w:tabs>
              <w:tab w:val="left" w:pos="880"/>
              <w:tab w:val="right" w:leader="dot" w:pos="9062"/>
            </w:tabs>
            <w:rPr>
              <w:ins w:id="64" w:author="Holger Eichelberger" w:date="2018-02-18T15:14:00Z"/>
              <w:noProof/>
              <w:lang w:val="de-DE" w:eastAsia="de-DE"/>
            </w:rPr>
          </w:pPr>
          <w:ins w:id="65"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"_Toc506730197"</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3.3.</w:t>
            </w:r>
            <w:r>
              <w:rPr>
                <w:noProof/>
                <w:lang w:val="de-DE" w:eastAsia="de-DE"/>
              </w:rPr>
              <w:tab/>
            </w:r>
            <w:r w:rsidRPr="00EC38CE">
              <w:rPr>
                <w:rStyle w:val="Hyperlink"/>
                <w:noProof/>
                <w:lang w:val="en-GB"/>
              </w:rPr>
              <w:t>Implementing a New Reasoner</w:t>
            </w:r>
            <w:r>
              <w:rPr>
                <w:noProof/>
                <w:webHidden/>
              </w:rPr>
              <w:tab/>
            </w:r>
            <w:r>
              <w:rPr>
                <w:noProof/>
                <w:webHidden/>
              </w:rPr>
              <w:fldChar w:fldCharType="begin"/>
            </w:r>
            <w:r>
              <w:rPr>
                <w:noProof/>
                <w:webHidden/>
              </w:rPr>
              <w:instrText xml:space="preserve"> PAGEREF _Toc506730197 \h </w:instrText>
            </w:r>
            <w:r>
              <w:rPr>
                <w:noProof/>
                <w:webHidden/>
              </w:rPr>
            </w:r>
          </w:ins>
          <w:r>
            <w:rPr>
              <w:noProof/>
              <w:webHidden/>
            </w:rPr>
            <w:fldChar w:fldCharType="separate"/>
          </w:r>
          <w:ins w:id="66" w:author="Holger Eichelberger" w:date="2018-02-18T15:14:00Z">
            <w:r>
              <w:rPr>
                <w:noProof/>
                <w:webHidden/>
              </w:rPr>
              <w:t>28</w:t>
            </w:r>
            <w:r>
              <w:rPr>
                <w:noProof/>
                <w:webHidden/>
              </w:rPr>
              <w:fldChar w:fldCharType="end"/>
            </w:r>
            <w:r w:rsidRPr="00EC38CE">
              <w:rPr>
                <w:rStyle w:val="Hyperlink"/>
                <w:noProof/>
              </w:rPr>
              <w:fldChar w:fldCharType="end"/>
            </w:r>
          </w:ins>
        </w:p>
        <w:p w14:paraId="242EE585" w14:textId="77777777" w:rsidR="00154460" w:rsidRDefault="00154460">
          <w:pPr>
            <w:pStyle w:val="TOC3"/>
            <w:tabs>
              <w:tab w:val="left" w:pos="1320"/>
              <w:tab w:val="right" w:leader="dot" w:pos="9062"/>
            </w:tabs>
            <w:rPr>
              <w:ins w:id="67" w:author="Holger Eichelberger" w:date="2018-02-18T15:14:00Z"/>
              <w:noProof/>
              <w:lang w:val="de-DE" w:eastAsia="de-DE"/>
            </w:rPr>
          </w:pPr>
          <w:ins w:id="68"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"_Toc506730198"</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3.3.1.</w:t>
            </w:r>
            <w:r>
              <w:rPr>
                <w:noProof/>
                <w:lang w:val="de-DE" w:eastAsia="de-DE"/>
              </w:rPr>
              <w:tab/>
            </w:r>
            <w:r w:rsidRPr="00EC38CE">
              <w:rPr>
                <w:rStyle w:val="Hyperlink"/>
                <w:noProof/>
                <w:lang w:val="en-GB"/>
              </w:rPr>
              <w:t>Eclipse Plug-in Project Creation and Configuration for New Reasoners</w:t>
            </w:r>
            <w:r>
              <w:rPr>
                <w:noProof/>
                <w:webHidden/>
              </w:rPr>
              <w:tab/>
            </w:r>
            <w:r>
              <w:rPr>
                <w:noProof/>
                <w:webHidden/>
              </w:rPr>
              <w:fldChar w:fldCharType="begin"/>
            </w:r>
            <w:r>
              <w:rPr>
                <w:noProof/>
                <w:webHidden/>
              </w:rPr>
              <w:instrText xml:space="preserve"> PAGEREF _Toc506730198 \h </w:instrText>
            </w:r>
            <w:r>
              <w:rPr>
                <w:noProof/>
                <w:webHidden/>
              </w:rPr>
            </w:r>
          </w:ins>
          <w:r>
            <w:rPr>
              <w:noProof/>
              <w:webHidden/>
            </w:rPr>
            <w:fldChar w:fldCharType="separate"/>
          </w:r>
          <w:ins w:id="69" w:author="Holger Eichelberger" w:date="2018-02-18T15:14:00Z">
            <w:r>
              <w:rPr>
                <w:noProof/>
                <w:webHidden/>
              </w:rPr>
              <w:t>28</w:t>
            </w:r>
            <w:r>
              <w:rPr>
                <w:noProof/>
                <w:webHidden/>
              </w:rPr>
              <w:fldChar w:fldCharType="end"/>
            </w:r>
            <w:r w:rsidRPr="00EC38CE">
              <w:rPr>
                <w:rStyle w:val="Hyperlink"/>
                <w:noProof/>
              </w:rPr>
              <w:fldChar w:fldCharType="end"/>
            </w:r>
          </w:ins>
        </w:p>
        <w:p w14:paraId="3627DD82" w14:textId="77777777" w:rsidR="00154460" w:rsidRDefault="00154460">
          <w:pPr>
            <w:pStyle w:val="TOC3"/>
            <w:tabs>
              <w:tab w:val="left" w:pos="1320"/>
              <w:tab w:val="right" w:leader="dot" w:pos="9062"/>
            </w:tabs>
            <w:rPr>
              <w:ins w:id="70" w:author="Holger Eichelberger" w:date="2018-02-18T15:14:00Z"/>
              <w:noProof/>
              <w:lang w:val="de-DE" w:eastAsia="de-DE"/>
            </w:rPr>
          </w:pPr>
          <w:ins w:id="71"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"_Toc506730199"</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3.3.2.</w:t>
            </w:r>
            <w:r>
              <w:rPr>
                <w:noProof/>
                <w:lang w:val="de-DE" w:eastAsia="de-DE"/>
              </w:rPr>
              <w:tab/>
            </w:r>
            <w:r w:rsidRPr="00EC38CE">
              <w:rPr>
                <w:rStyle w:val="Hyperlink"/>
                <w:noProof/>
                <w:lang w:val="en-GB"/>
              </w:rPr>
              <w:t>Reasoner Implementation</w:t>
            </w:r>
            <w:r>
              <w:rPr>
                <w:noProof/>
                <w:webHidden/>
              </w:rPr>
              <w:tab/>
            </w:r>
            <w:r>
              <w:rPr>
                <w:noProof/>
                <w:webHidden/>
              </w:rPr>
              <w:fldChar w:fldCharType="begin"/>
            </w:r>
            <w:r>
              <w:rPr>
                <w:noProof/>
                <w:webHidden/>
              </w:rPr>
              <w:instrText xml:space="preserve"> PAGEREF _Toc506730199 \h </w:instrText>
            </w:r>
            <w:r>
              <w:rPr>
                <w:noProof/>
                <w:webHidden/>
              </w:rPr>
            </w:r>
          </w:ins>
          <w:r>
            <w:rPr>
              <w:noProof/>
              <w:webHidden/>
            </w:rPr>
            <w:fldChar w:fldCharType="separate"/>
          </w:r>
          <w:ins w:id="72" w:author="Holger Eichelberger" w:date="2018-02-18T15:14:00Z">
            <w:r>
              <w:rPr>
                <w:noProof/>
                <w:webHidden/>
              </w:rPr>
              <w:t>29</w:t>
            </w:r>
            <w:r>
              <w:rPr>
                <w:noProof/>
                <w:webHidden/>
              </w:rPr>
              <w:fldChar w:fldCharType="end"/>
            </w:r>
            <w:r w:rsidRPr="00EC38CE">
              <w:rPr>
                <w:rStyle w:val="Hyperlink"/>
                <w:noProof/>
              </w:rPr>
              <w:fldChar w:fldCharType="end"/>
            </w:r>
          </w:ins>
        </w:p>
        <w:p w14:paraId="326994ED" w14:textId="77777777" w:rsidR="00154460" w:rsidRDefault="00154460">
          <w:pPr>
            <w:pStyle w:val="TOC3"/>
            <w:tabs>
              <w:tab w:val="left" w:pos="1320"/>
              <w:tab w:val="right" w:leader="dot" w:pos="9062"/>
            </w:tabs>
            <w:rPr>
              <w:ins w:id="73" w:author="Holger Eichelberger" w:date="2018-02-18T15:14:00Z"/>
              <w:noProof/>
              <w:lang w:val="de-DE" w:eastAsia="de-DE"/>
            </w:rPr>
          </w:pPr>
          <w:ins w:id="74"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"_Toc506730200"</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3.3.3.</w:t>
            </w:r>
            <w:r>
              <w:rPr>
                <w:noProof/>
                <w:lang w:val="de-DE" w:eastAsia="de-DE"/>
              </w:rPr>
              <w:tab/>
            </w:r>
            <w:r w:rsidRPr="00EC38CE">
              <w:rPr>
                <w:rStyle w:val="Hyperlink"/>
                <w:noProof/>
                <w:lang w:val="en-GB"/>
              </w:rPr>
              <w:t>Reasoner Integration</w:t>
            </w:r>
            <w:r>
              <w:rPr>
                <w:noProof/>
                <w:webHidden/>
              </w:rPr>
              <w:tab/>
            </w:r>
            <w:r>
              <w:rPr>
                <w:noProof/>
                <w:webHidden/>
              </w:rPr>
              <w:fldChar w:fldCharType="begin"/>
            </w:r>
            <w:r>
              <w:rPr>
                <w:noProof/>
                <w:webHidden/>
              </w:rPr>
              <w:instrText xml:space="preserve"> PAGEREF _Toc506730200 \h </w:instrText>
            </w:r>
            <w:r>
              <w:rPr>
                <w:noProof/>
                <w:webHidden/>
              </w:rPr>
            </w:r>
          </w:ins>
          <w:r>
            <w:rPr>
              <w:noProof/>
              <w:webHidden/>
            </w:rPr>
            <w:fldChar w:fldCharType="separate"/>
          </w:r>
          <w:ins w:id="75" w:author="Holger Eichelberger" w:date="2018-02-18T15:14:00Z">
            <w:r>
              <w:rPr>
                <w:noProof/>
                <w:webHidden/>
              </w:rPr>
              <w:t>32</w:t>
            </w:r>
            <w:r>
              <w:rPr>
                <w:noProof/>
                <w:webHidden/>
              </w:rPr>
              <w:fldChar w:fldCharType="end"/>
            </w:r>
            <w:r w:rsidRPr="00EC38CE">
              <w:rPr>
                <w:rStyle w:val="Hyperlink"/>
                <w:noProof/>
              </w:rPr>
              <w:fldChar w:fldCharType="end"/>
            </w:r>
          </w:ins>
        </w:p>
        <w:p w14:paraId="178313A1" w14:textId="77777777" w:rsidR="00154460" w:rsidRDefault="00154460">
          <w:pPr>
            <w:pStyle w:val="TOC1"/>
            <w:tabs>
              <w:tab w:val="left" w:pos="440"/>
              <w:tab w:val="right" w:leader="dot" w:pos="9062"/>
            </w:tabs>
            <w:rPr>
              <w:ins w:id="76" w:author="Holger Eichelberger" w:date="2018-02-18T15:14:00Z"/>
              <w:rFonts w:eastAsiaTheme="minorEastAsia"/>
              <w:noProof/>
              <w:lang w:eastAsia="de-DE"/>
            </w:rPr>
          </w:pPr>
          <w:ins w:id="77" w:author="Holger Eichelberger" w:date="2018-02-18T15:14:00Z">
            <w:r w:rsidRPr="00EC38CE">
              <w:rPr>
                <w:rStyle w:val="Hyperlink"/>
                <w:noProof/>
              </w:rPr>
              <w:fldChar w:fldCharType="begin"/>
            </w:r>
            <w:r w:rsidRPr="00EC38CE">
              <w:rPr>
                <w:rStyle w:val="Hyperlink"/>
                <w:noProof/>
              </w:rPr>
              <w:instrText xml:space="preserve"> </w:instrText>
            </w:r>
            <w:r>
              <w:rPr>
                <w:noProof/>
              </w:rPr>
              <w:instrText>HYPERLINK \l "_Toc506730201"</w:instrText>
            </w:r>
            <w:r w:rsidRPr="00EC38CE">
              <w:rPr>
                <w:rStyle w:val="Hyperlink"/>
                <w:noProof/>
              </w:rPr>
              <w:instrText xml:space="preserve"> </w:instrText>
            </w:r>
            <w:r w:rsidRPr="00EC38CE">
              <w:rPr>
                <w:rStyle w:val="Hyperlink"/>
                <w:noProof/>
              </w:rPr>
            </w:r>
            <w:r w:rsidRPr="00EC38CE">
              <w:rPr>
                <w:rStyle w:val="Hyperlink"/>
                <w:noProof/>
              </w:rPr>
              <w:fldChar w:fldCharType="separate"/>
            </w:r>
            <w:r w:rsidRPr="00EC38CE">
              <w:rPr>
                <w:rStyle w:val="Hyperlink"/>
                <w:noProof/>
                <w:lang w:val="en-GB"/>
              </w:rPr>
              <w:t>4.</w:t>
            </w:r>
            <w:r>
              <w:rPr>
                <w:rFonts w:eastAsiaTheme="minorEastAsia"/>
                <w:noProof/>
                <w:lang w:eastAsia="de-DE"/>
              </w:rPr>
              <w:tab/>
            </w:r>
            <w:r w:rsidRPr="00EC38CE">
              <w:rPr>
                <w:rStyle w:val="Hyperlink"/>
                <w:noProof/>
                <w:lang w:val="en-GB"/>
              </w:rPr>
              <w:t>Using EASy-Producer Standalone</w:t>
            </w:r>
            <w:r>
              <w:rPr>
                <w:noProof/>
                <w:webHidden/>
              </w:rPr>
              <w:tab/>
            </w:r>
            <w:r>
              <w:rPr>
                <w:noProof/>
                <w:webHidden/>
              </w:rPr>
              <w:fldChar w:fldCharType="begin"/>
            </w:r>
            <w:r>
              <w:rPr>
                <w:noProof/>
                <w:webHidden/>
              </w:rPr>
              <w:instrText xml:space="preserve"> PAGEREF _Toc506730201 \h </w:instrText>
            </w:r>
            <w:r>
              <w:rPr>
                <w:noProof/>
                <w:webHidden/>
              </w:rPr>
            </w:r>
          </w:ins>
          <w:r>
            <w:rPr>
              <w:noProof/>
              <w:webHidden/>
            </w:rPr>
            <w:fldChar w:fldCharType="separate"/>
          </w:r>
          <w:ins w:id="78" w:author="Holger Eichelberger" w:date="2018-02-18T15:14:00Z">
            <w:r>
              <w:rPr>
                <w:noProof/>
                <w:webHidden/>
              </w:rPr>
              <w:t>33</w:t>
            </w:r>
            <w:r>
              <w:rPr>
                <w:noProof/>
                <w:webHidden/>
              </w:rPr>
              <w:fldChar w:fldCharType="end"/>
            </w:r>
            <w:r w:rsidRPr="00EC38CE">
              <w:rPr>
                <w:rStyle w:val="Hyperlink"/>
                <w:noProof/>
              </w:rPr>
              <w:fldChar w:fldCharType="end"/>
            </w:r>
          </w:ins>
        </w:p>
        <w:p w14:paraId="1A94BE90" w14:textId="77777777" w:rsidR="007A327D" w:rsidDel="00154460" w:rsidRDefault="007A327D">
          <w:pPr>
            <w:pStyle w:val="TOC1"/>
            <w:tabs>
              <w:tab w:val="left" w:pos="440"/>
              <w:tab w:val="right" w:leader="dot" w:pos="9062"/>
            </w:tabs>
            <w:rPr>
              <w:del w:id="79" w:author="Holger Eichelberger" w:date="2018-02-18T15:14:00Z"/>
              <w:rFonts w:eastAsiaTheme="minorEastAsia"/>
              <w:noProof/>
              <w:lang w:eastAsia="de-DE"/>
            </w:rPr>
          </w:pPr>
          <w:del w:id="80" w:author="Holger Eichelberger" w:date="2018-02-18T15:14:00Z">
            <w:r w:rsidRPr="00154460" w:rsidDel="00154460">
              <w:rPr>
                <w:noProof/>
                <w:lang w:val="en-GB"/>
                <w:rPrChange w:id="81" w:author="Holger Eichelberger" w:date="2018-02-18T15:14:00Z">
                  <w:rPr>
                    <w:rStyle w:val="Hyperlink"/>
                    <w:noProof/>
                    <w:lang w:val="en-GB"/>
                  </w:rPr>
                </w:rPrChange>
              </w:rPr>
              <w:delText>1.</w:delText>
            </w:r>
            <w:r w:rsidDel="00154460">
              <w:rPr>
                <w:rFonts w:eastAsiaTheme="minorEastAsia"/>
                <w:noProof/>
                <w:lang w:eastAsia="de-DE"/>
              </w:rPr>
              <w:tab/>
            </w:r>
            <w:r w:rsidRPr="00154460" w:rsidDel="00154460">
              <w:rPr>
                <w:noProof/>
                <w:lang w:val="en-GB"/>
                <w:rPrChange w:id="82" w:author="Holger Eichelberger" w:date="2018-02-18T15:14:00Z">
                  <w:rPr>
                    <w:rStyle w:val="Hyperlink"/>
                    <w:noProof/>
                    <w:lang w:val="en-GB"/>
                  </w:rPr>
                </w:rPrChange>
              </w:rPr>
              <w:delText>Introduction</w:delText>
            </w:r>
            <w:r w:rsidDel="00154460">
              <w:rPr>
                <w:noProof/>
                <w:webHidden/>
              </w:rPr>
              <w:tab/>
            </w:r>
            <w:r w:rsidR="00CD1C8C" w:rsidDel="00154460">
              <w:rPr>
                <w:noProof/>
                <w:webHidden/>
              </w:rPr>
              <w:delText>5</w:delText>
            </w:r>
          </w:del>
        </w:p>
        <w:p w14:paraId="575F6132" w14:textId="77777777" w:rsidR="007A327D" w:rsidDel="00154460" w:rsidRDefault="007A327D">
          <w:pPr>
            <w:pStyle w:val="TOC1"/>
            <w:tabs>
              <w:tab w:val="left" w:pos="440"/>
              <w:tab w:val="right" w:leader="dot" w:pos="9062"/>
            </w:tabs>
            <w:rPr>
              <w:del w:id="83" w:author="Holger Eichelberger" w:date="2018-02-18T15:14:00Z"/>
              <w:rFonts w:eastAsiaTheme="minorEastAsia"/>
              <w:noProof/>
              <w:lang w:eastAsia="de-DE"/>
            </w:rPr>
          </w:pPr>
          <w:del w:id="84" w:author="Holger Eichelberger" w:date="2018-02-18T15:14:00Z">
            <w:r w:rsidRPr="00154460" w:rsidDel="00154460">
              <w:rPr>
                <w:noProof/>
                <w:lang w:val="en-GB"/>
                <w:rPrChange w:id="85" w:author="Holger Eichelberger" w:date="2018-02-18T15:14:00Z">
                  <w:rPr>
                    <w:rStyle w:val="Hyperlink"/>
                    <w:noProof/>
                    <w:lang w:val="en-GB"/>
                  </w:rPr>
                </w:rPrChange>
              </w:rPr>
              <w:delText>2.</w:delText>
            </w:r>
            <w:r w:rsidDel="00154460">
              <w:rPr>
                <w:rFonts w:eastAsiaTheme="minorEastAsia"/>
                <w:noProof/>
                <w:lang w:eastAsia="de-DE"/>
              </w:rPr>
              <w:tab/>
            </w:r>
            <w:r w:rsidRPr="00154460" w:rsidDel="00154460">
              <w:rPr>
                <w:noProof/>
                <w:lang w:val="en-GB"/>
                <w:rPrChange w:id="86" w:author="Holger Eichelberger" w:date="2018-02-18T15:14:00Z">
                  <w:rPr>
                    <w:rStyle w:val="Hyperlink"/>
                    <w:noProof/>
                    <w:lang w:val="en-GB"/>
                  </w:rPr>
                </w:rPrChange>
              </w:rPr>
              <w:delText>Installation</w:delText>
            </w:r>
            <w:r w:rsidDel="00154460">
              <w:rPr>
                <w:noProof/>
                <w:webHidden/>
              </w:rPr>
              <w:tab/>
            </w:r>
            <w:r w:rsidR="00CD1C8C" w:rsidDel="00154460">
              <w:rPr>
                <w:noProof/>
                <w:webHidden/>
              </w:rPr>
              <w:delText>6</w:delText>
            </w:r>
          </w:del>
        </w:p>
        <w:p w14:paraId="01208E90" w14:textId="77777777" w:rsidR="007A327D" w:rsidDel="00154460" w:rsidRDefault="007A327D">
          <w:pPr>
            <w:pStyle w:val="TOC2"/>
            <w:tabs>
              <w:tab w:val="left" w:pos="880"/>
              <w:tab w:val="right" w:leader="dot" w:pos="9062"/>
            </w:tabs>
            <w:rPr>
              <w:del w:id="87" w:author="Holger Eichelberger" w:date="2018-02-18T15:14:00Z"/>
              <w:noProof/>
              <w:lang w:val="de-DE" w:eastAsia="de-DE"/>
            </w:rPr>
          </w:pPr>
          <w:del w:id="88" w:author="Holger Eichelberger" w:date="2018-02-18T15:14:00Z">
            <w:r w:rsidRPr="00154460" w:rsidDel="00154460">
              <w:rPr>
                <w:noProof/>
                <w:lang w:val="en-GB"/>
                <w:rPrChange w:id="89" w:author="Holger Eichelberger" w:date="2018-02-18T15:14:00Z">
                  <w:rPr>
                    <w:rStyle w:val="Hyperlink"/>
                    <w:noProof/>
                    <w:lang w:val="en-GB"/>
                  </w:rPr>
                </w:rPrChange>
              </w:rPr>
              <w:delText>2.1.</w:delText>
            </w:r>
            <w:r w:rsidDel="00154460">
              <w:rPr>
                <w:noProof/>
                <w:lang w:val="de-DE" w:eastAsia="de-DE"/>
              </w:rPr>
              <w:tab/>
            </w:r>
            <w:r w:rsidRPr="00154460" w:rsidDel="00154460">
              <w:rPr>
                <w:noProof/>
                <w:lang w:val="en-GB"/>
                <w:rPrChange w:id="90" w:author="Holger Eichelberger" w:date="2018-02-18T15:14:00Z">
                  <w:rPr>
                    <w:rStyle w:val="Hyperlink"/>
                    <w:noProof/>
                    <w:lang w:val="en-GB"/>
                  </w:rPr>
                </w:rPrChange>
              </w:rPr>
              <w:delText>Prerequisites</w:delText>
            </w:r>
            <w:r w:rsidDel="00154460">
              <w:rPr>
                <w:noProof/>
                <w:webHidden/>
              </w:rPr>
              <w:tab/>
            </w:r>
            <w:r w:rsidR="00CD1C8C" w:rsidDel="00154460">
              <w:rPr>
                <w:noProof/>
                <w:webHidden/>
              </w:rPr>
              <w:delText>6</w:delText>
            </w:r>
          </w:del>
        </w:p>
        <w:p w14:paraId="5909E428" w14:textId="77777777" w:rsidR="007A327D" w:rsidDel="00154460" w:rsidRDefault="007A327D">
          <w:pPr>
            <w:pStyle w:val="TOC2"/>
            <w:tabs>
              <w:tab w:val="left" w:pos="880"/>
              <w:tab w:val="right" w:leader="dot" w:pos="9062"/>
            </w:tabs>
            <w:rPr>
              <w:del w:id="91" w:author="Holger Eichelberger" w:date="2018-02-18T15:14:00Z"/>
              <w:noProof/>
              <w:lang w:val="de-DE" w:eastAsia="de-DE"/>
            </w:rPr>
          </w:pPr>
          <w:del w:id="92" w:author="Holger Eichelberger" w:date="2018-02-18T15:14:00Z">
            <w:r w:rsidRPr="00154460" w:rsidDel="00154460">
              <w:rPr>
                <w:noProof/>
                <w:lang w:val="en-GB"/>
                <w:rPrChange w:id="93" w:author="Holger Eichelberger" w:date="2018-02-18T15:14:00Z">
                  <w:rPr>
                    <w:rStyle w:val="Hyperlink"/>
                    <w:noProof/>
                    <w:lang w:val="en-GB"/>
                  </w:rPr>
                </w:rPrChange>
              </w:rPr>
              <w:delText>2.2.</w:delText>
            </w:r>
            <w:r w:rsidDel="00154460">
              <w:rPr>
                <w:noProof/>
                <w:lang w:val="de-DE" w:eastAsia="de-DE"/>
              </w:rPr>
              <w:tab/>
            </w:r>
            <w:r w:rsidRPr="00154460" w:rsidDel="00154460">
              <w:rPr>
                <w:noProof/>
                <w:lang w:val="en-GB"/>
                <w:rPrChange w:id="94" w:author="Holger Eichelberger" w:date="2018-02-18T15:14:00Z">
                  <w:rPr>
                    <w:rStyle w:val="Hyperlink"/>
                    <w:noProof/>
                    <w:lang w:val="en-GB"/>
                  </w:rPr>
                </w:rPrChange>
              </w:rPr>
              <w:delText>Installation: Step by Step</w:delText>
            </w:r>
            <w:r w:rsidDel="00154460">
              <w:rPr>
                <w:noProof/>
                <w:webHidden/>
              </w:rPr>
              <w:tab/>
            </w:r>
            <w:r w:rsidR="00CD1C8C" w:rsidDel="00154460">
              <w:rPr>
                <w:noProof/>
                <w:webHidden/>
              </w:rPr>
              <w:delText>6</w:delText>
            </w:r>
          </w:del>
        </w:p>
        <w:p w14:paraId="6B82B510" w14:textId="77777777" w:rsidR="007A327D" w:rsidDel="00154460" w:rsidRDefault="007A327D">
          <w:pPr>
            <w:pStyle w:val="TOC2"/>
            <w:tabs>
              <w:tab w:val="left" w:pos="880"/>
              <w:tab w:val="right" w:leader="dot" w:pos="9062"/>
            </w:tabs>
            <w:rPr>
              <w:del w:id="95" w:author="Holger Eichelberger" w:date="2018-02-18T15:14:00Z"/>
              <w:noProof/>
              <w:lang w:val="de-DE" w:eastAsia="de-DE"/>
            </w:rPr>
          </w:pPr>
          <w:del w:id="96" w:author="Holger Eichelberger" w:date="2018-02-18T15:14:00Z">
            <w:r w:rsidRPr="00154460" w:rsidDel="00154460">
              <w:rPr>
                <w:noProof/>
                <w:lang w:val="en-GB"/>
                <w:rPrChange w:id="97" w:author="Holger Eichelberger" w:date="2018-02-18T15:14:00Z">
                  <w:rPr>
                    <w:rStyle w:val="Hyperlink"/>
                    <w:noProof/>
                    <w:lang w:val="en-GB"/>
                  </w:rPr>
                </w:rPrChange>
              </w:rPr>
              <w:delText>2.3.</w:delText>
            </w:r>
            <w:r w:rsidDel="00154460">
              <w:rPr>
                <w:noProof/>
                <w:lang w:val="de-DE" w:eastAsia="de-DE"/>
              </w:rPr>
              <w:tab/>
            </w:r>
            <w:r w:rsidRPr="00154460" w:rsidDel="00154460">
              <w:rPr>
                <w:noProof/>
                <w:lang w:val="en-GB"/>
                <w:rPrChange w:id="98" w:author="Holger Eichelberger" w:date="2018-02-18T15:14:00Z">
                  <w:rPr>
                    <w:rStyle w:val="Hyperlink"/>
                    <w:noProof/>
                    <w:lang w:val="en-GB"/>
                  </w:rPr>
                </w:rPrChange>
              </w:rPr>
              <w:delText>Technical Recommendations</w:delText>
            </w:r>
            <w:r w:rsidDel="00154460">
              <w:rPr>
                <w:noProof/>
                <w:webHidden/>
              </w:rPr>
              <w:tab/>
            </w:r>
            <w:r w:rsidR="00CD1C8C" w:rsidDel="00154460">
              <w:rPr>
                <w:noProof/>
                <w:webHidden/>
              </w:rPr>
              <w:delText>8</w:delText>
            </w:r>
          </w:del>
        </w:p>
        <w:p w14:paraId="106906A6" w14:textId="77777777" w:rsidR="007A327D" w:rsidDel="00154460" w:rsidRDefault="007A327D">
          <w:pPr>
            <w:pStyle w:val="TOC2"/>
            <w:tabs>
              <w:tab w:val="left" w:pos="880"/>
              <w:tab w:val="right" w:leader="dot" w:pos="9062"/>
            </w:tabs>
            <w:rPr>
              <w:del w:id="99" w:author="Holger Eichelberger" w:date="2018-02-18T15:14:00Z"/>
              <w:noProof/>
              <w:lang w:val="de-DE" w:eastAsia="de-DE"/>
            </w:rPr>
          </w:pPr>
          <w:del w:id="100" w:author="Holger Eichelberger" w:date="2018-02-18T15:14:00Z">
            <w:r w:rsidRPr="00154460" w:rsidDel="00154460">
              <w:rPr>
                <w:noProof/>
                <w:lang w:val="en-GB"/>
                <w:rPrChange w:id="101" w:author="Holger Eichelberger" w:date="2018-02-18T15:14:00Z">
                  <w:rPr>
                    <w:rStyle w:val="Hyperlink"/>
                    <w:noProof/>
                    <w:lang w:val="en-GB"/>
                  </w:rPr>
                </w:rPrChange>
              </w:rPr>
              <w:delText>2.4.</w:delText>
            </w:r>
            <w:r w:rsidDel="00154460">
              <w:rPr>
                <w:noProof/>
                <w:lang w:val="de-DE" w:eastAsia="de-DE"/>
              </w:rPr>
              <w:tab/>
            </w:r>
            <w:r w:rsidRPr="00154460" w:rsidDel="00154460">
              <w:rPr>
                <w:noProof/>
                <w:lang w:val="en-GB"/>
                <w:rPrChange w:id="102" w:author="Holger Eichelberger" w:date="2018-02-18T15:14:00Z">
                  <w:rPr>
                    <w:rStyle w:val="Hyperlink"/>
                    <w:noProof/>
                    <w:lang w:val="en-GB"/>
                  </w:rPr>
                </w:rPrChange>
              </w:rPr>
              <w:delText>Further Guides and Specifications</w:delText>
            </w:r>
            <w:r w:rsidDel="00154460">
              <w:rPr>
                <w:noProof/>
                <w:webHidden/>
              </w:rPr>
              <w:tab/>
            </w:r>
            <w:r w:rsidR="00CD1C8C" w:rsidDel="00154460">
              <w:rPr>
                <w:noProof/>
                <w:webHidden/>
              </w:rPr>
              <w:delText>8</w:delText>
            </w:r>
          </w:del>
        </w:p>
        <w:p w14:paraId="2830CE12" w14:textId="77777777" w:rsidR="007A327D" w:rsidDel="00154460" w:rsidRDefault="007A327D">
          <w:pPr>
            <w:pStyle w:val="TOC1"/>
            <w:tabs>
              <w:tab w:val="left" w:pos="440"/>
              <w:tab w:val="right" w:leader="dot" w:pos="9062"/>
            </w:tabs>
            <w:rPr>
              <w:del w:id="103" w:author="Holger Eichelberger" w:date="2018-02-18T15:14:00Z"/>
              <w:rFonts w:eastAsiaTheme="minorEastAsia"/>
              <w:noProof/>
              <w:lang w:eastAsia="de-DE"/>
            </w:rPr>
          </w:pPr>
          <w:del w:id="104" w:author="Holger Eichelberger" w:date="2018-02-18T15:14:00Z">
            <w:r w:rsidRPr="00154460" w:rsidDel="00154460">
              <w:rPr>
                <w:noProof/>
                <w:lang w:val="en-GB"/>
                <w:rPrChange w:id="105" w:author="Holger Eichelberger" w:date="2018-02-18T15:14:00Z">
                  <w:rPr>
                    <w:rStyle w:val="Hyperlink"/>
                    <w:noProof/>
                    <w:lang w:val="en-GB"/>
                  </w:rPr>
                </w:rPrChange>
              </w:rPr>
              <w:delText>3.</w:delText>
            </w:r>
            <w:r w:rsidDel="00154460">
              <w:rPr>
                <w:rFonts w:eastAsiaTheme="minorEastAsia"/>
                <w:noProof/>
                <w:lang w:eastAsia="de-DE"/>
              </w:rPr>
              <w:tab/>
            </w:r>
            <w:r w:rsidRPr="00154460" w:rsidDel="00154460">
              <w:rPr>
                <w:noProof/>
                <w:lang w:val="en-GB"/>
                <w:rPrChange w:id="106" w:author="Holger Eichelberger" w:date="2018-02-18T15:14:00Z">
                  <w:rPr>
                    <w:rStyle w:val="Hyperlink"/>
                    <w:noProof/>
                    <w:lang w:val="en-GB"/>
                  </w:rPr>
                </w:rPrChange>
              </w:rPr>
              <w:delText>EASy-Producer Extensions</w:delText>
            </w:r>
            <w:r w:rsidDel="00154460">
              <w:rPr>
                <w:noProof/>
                <w:webHidden/>
              </w:rPr>
              <w:tab/>
            </w:r>
            <w:r w:rsidR="00CD1C8C" w:rsidDel="00154460">
              <w:rPr>
                <w:noProof/>
                <w:webHidden/>
              </w:rPr>
              <w:delText>10</w:delText>
            </w:r>
          </w:del>
        </w:p>
        <w:p w14:paraId="735E521E" w14:textId="77777777" w:rsidR="007A327D" w:rsidDel="00154460" w:rsidRDefault="007A327D">
          <w:pPr>
            <w:pStyle w:val="TOC2"/>
            <w:tabs>
              <w:tab w:val="left" w:pos="880"/>
              <w:tab w:val="right" w:leader="dot" w:pos="9062"/>
            </w:tabs>
            <w:rPr>
              <w:del w:id="107" w:author="Holger Eichelberger" w:date="2018-02-18T15:14:00Z"/>
              <w:noProof/>
              <w:lang w:val="de-DE" w:eastAsia="de-DE"/>
            </w:rPr>
          </w:pPr>
          <w:del w:id="108" w:author="Holger Eichelberger" w:date="2018-02-18T15:14:00Z">
            <w:r w:rsidRPr="00154460" w:rsidDel="00154460">
              <w:rPr>
                <w:noProof/>
                <w:lang w:val="en-GB"/>
                <w:rPrChange w:id="109" w:author="Holger Eichelberger" w:date="2018-02-18T15:14:00Z">
                  <w:rPr>
                    <w:rStyle w:val="Hyperlink"/>
                    <w:noProof/>
                    <w:lang w:val="en-GB"/>
                  </w:rPr>
                </w:rPrChange>
              </w:rPr>
              <w:delText>3.1.</w:delText>
            </w:r>
            <w:r w:rsidDel="00154460">
              <w:rPr>
                <w:noProof/>
                <w:lang w:val="de-DE" w:eastAsia="de-DE"/>
              </w:rPr>
              <w:tab/>
            </w:r>
            <w:r w:rsidRPr="00154460" w:rsidDel="00154460">
              <w:rPr>
                <w:noProof/>
                <w:lang w:val="en-GB"/>
                <w:rPrChange w:id="110" w:author="Holger Eichelberger" w:date="2018-02-18T15:14:00Z">
                  <w:rPr>
                    <w:rStyle w:val="Hyperlink"/>
                    <w:noProof/>
                    <w:lang w:val="en-GB"/>
                  </w:rPr>
                </w:rPrChange>
              </w:rPr>
              <w:delText>Implementing a New Instantiator</w:delText>
            </w:r>
            <w:r w:rsidDel="00154460">
              <w:rPr>
                <w:noProof/>
                <w:webHidden/>
              </w:rPr>
              <w:tab/>
            </w:r>
            <w:r w:rsidR="00CD1C8C" w:rsidDel="00154460">
              <w:rPr>
                <w:noProof/>
                <w:webHidden/>
              </w:rPr>
              <w:delText>10</w:delText>
            </w:r>
          </w:del>
        </w:p>
        <w:p w14:paraId="048130FA" w14:textId="77777777" w:rsidR="007A327D" w:rsidDel="00154460" w:rsidRDefault="007A327D">
          <w:pPr>
            <w:pStyle w:val="TOC3"/>
            <w:tabs>
              <w:tab w:val="left" w:pos="1320"/>
              <w:tab w:val="right" w:leader="dot" w:pos="9062"/>
            </w:tabs>
            <w:rPr>
              <w:del w:id="111" w:author="Holger Eichelberger" w:date="2018-02-18T15:14:00Z"/>
              <w:noProof/>
              <w:lang w:val="de-DE" w:eastAsia="de-DE"/>
            </w:rPr>
          </w:pPr>
          <w:del w:id="112" w:author="Holger Eichelberger" w:date="2018-02-18T15:14:00Z">
            <w:r w:rsidRPr="00154460" w:rsidDel="00154460">
              <w:rPr>
                <w:noProof/>
                <w:lang w:val="en-GB"/>
                <w:rPrChange w:id="113" w:author="Holger Eichelberger" w:date="2018-02-18T15:14:00Z">
                  <w:rPr>
                    <w:rStyle w:val="Hyperlink"/>
                    <w:noProof/>
                    <w:lang w:val="en-GB"/>
                  </w:rPr>
                </w:rPrChange>
              </w:rPr>
              <w:delText>3.1.1.</w:delText>
            </w:r>
            <w:r w:rsidDel="00154460">
              <w:rPr>
                <w:noProof/>
                <w:lang w:val="de-DE" w:eastAsia="de-DE"/>
              </w:rPr>
              <w:tab/>
            </w:r>
            <w:r w:rsidRPr="00154460" w:rsidDel="00154460">
              <w:rPr>
                <w:noProof/>
                <w:lang w:val="en-GB"/>
                <w:rPrChange w:id="114" w:author="Holger Eichelberger" w:date="2018-02-18T15:14:00Z">
                  <w:rPr>
                    <w:rStyle w:val="Hyperlink"/>
                    <w:noProof/>
                    <w:lang w:val="en-GB"/>
                  </w:rPr>
                </w:rPrChange>
              </w:rPr>
              <w:delText>Instantiation Concept in EASy-Producer</w:delText>
            </w:r>
            <w:r w:rsidDel="00154460">
              <w:rPr>
                <w:noProof/>
                <w:webHidden/>
              </w:rPr>
              <w:tab/>
            </w:r>
            <w:r w:rsidR="00CD1C8C" w:rsidDel="00154460">
              <w:rPr>
                <w:noProof/>
                <w:webHidden/>
              </w:rPr>
              <w:delText>11</w:delText>
            </w:r>
          </w:del>
        </w:p>
        <w:p w14:paraId="6B40A5D5" w14:textId="77777777" w:rsidR="007A327D" w:rsidDel="00154460" w:rsidRDefault="007A327D">
          <w:pPr>
            <w:pStyle w:val="TOC3"/>
            <w:tabs>
              <w:tab w:val="left" w:pos="1320"/>
              <w:tab w:val="right" w:leader="dot" w:pos="9062"/>
            </w:tabs>
            <w:rPr>
              <w:del w:id="115" w:author="Holger Eichelberger" w:date="2018-02-18T15:14:00Z"/>
              <w:noProof/>
              <w:lang w:val="de-DE" w:eastAsia="de-DE"/>
            </w:rPr>
          </w:pPr>
          <w:del w:id="116" w:author="Holger Eichelberger" w:date="2018-02-18T15:14:00Z">
            <w:r w:rsidRPr="00154460" w:rsidDel="00154460">
              <w:rPr>
                <w:noProof/>
                <w:lang w:val="en-GB"/>
                <w:rPrChange w:id="117" w:author="Holger Eichelberger" w:date="2018-02-18T15:14:00Z">
                  <w:rPr>
                    <w:rStyle w:val="Hyperlink"/>
                    <w:noProof/>
                    <w:lang w:val="en-GB"/>
                  </w:rPr>
                </w:rPrChange>
              </w:rPr>
              <w:delText>3.1.2.</w:delText>
            </w:r>
            <w:r w:rsidDel="00154460">
              <w:rPr>
                <w:noProof/>
                <w:lang w:val="de-DE" w:eastAsia="de-DE"/>
              </w:rPr>
              <w:tab/>
            </w:r>
            <w:r w:rsidRPr="00154460" w:rsidDel="00154460">
              <w:rPr>
                <w:noProof/>
                <w:lang w:val="en-GB"/>
                <w:rPrChange w:id="118" w:author="Holger Eichelberger" w:date="2018-02-18T15:14:00Z">
                  <w:rPr>
                    <w:rStyle w:val="Hyperlink"/>
                    <w:noProof/>
                    <w:lang w:val="en-GB"/>
                  </w:rPr>
                </w:rPrChange>
              </w:rPr>
              <w:delText>Eclipse Plug-in Project Creation and Configuration for New Instantiators</w:delText>
            </w:r>
            <w:r w:rsidDel="00154460">
              <w:rPr>
                <w:noProof/>
                <w:webHidden/>
              </w:rPr>
              <w:tab/>
            </w:r>
            <w:r w:rsidR="00CD1C8C" w:rsidDel="00154460">
              <w:rPr>
                <w:noProof/>
                <w:webHidden/>
              </w:rPr>
              <w:delText>14</w:delText>
            </w:r>
          </w:del>
        </w:p>
        <w:p w14:paraId="2A26D35E" w14:textId="77777777" w:rsidR="007A327D" w:rsidDel="00154460" w:rsidRDefault="007A327D">
          <w:pPr>
            <w:pStyle w:val="TOC3"/>
            <w:tabs>
              <w:tab w:val="left" w:pos="1320"/>
              <w:tab w:val="right" w:leader="dot" w:pos="9062"/>
            </w:tabs>
            <w:rPr>
              <w:del w:id="119" w:author="Holger Eichelberger" w:date="2018-02-18T15:14:00Z"/>
              <w:noProof/>
              <w:lang w:val="de-DE" w:eastAsia="de-DE"/>
            </w:rPr>
          </w:pPr>
          <w:del w:id="120" w:author="Holger Eichelberger" w:date="2018-02-18T15:14:00Z">
            <w:r w:rsidRPr="00154460" w:rsidDel="00154460">
              <w:rPr>
                <w:noProof/>
                <w:lang w:val="en-GB"/>
                <w:rPrChange w:id="121" w:author="Holger Eichelberger" w:date="2018-02-18T15:14:00Z">
                  <w:rPr>
                    <w:rStyle w:val="Hyperlink"/>
                    <w:noProof/>
                    <w:lang w:val="en-GB"/>
                  </w:rPr>
                </w:rPrChange>
              </w:rPr>
              <w:delText>3.1.3.</w:delText>
            </w:r>
            <w:r w:rsidDel="00154460">
              <w:rPr>
                <w:noProof/>
                <w:lang w:val="de-DE" w:eastAsia="de-DE"/>
              </w:rPr>
              <w:tab/>
            </w:r>
            <w:r w:rsidRPr="00154460" w:rsidDel="00154460">
              <w:rPr>
                <w:noProof/>
                <w:lang w:val="en-GB"/>
                <w:rPrChange w:id="122" w:author="Holger Eichelberger" w:date="2018-02-18T15:14:00Z">
                  <w:rPr>
                    <w:rStyle w:val="Hyperlink"/>
                    <w:noProof/>
                    <w:lang w:val="en-GB"/>
                  </w:rPr>
                </w:rPrChange>
              </w:rPr>
              <w:delText>Instantiator Implementation</w:delText>
            </w:r>
            <w:r w:rsidDel="00154460">
              <w:rPr>
                <w:noProof/>
                <w:webHidden/>
              </w:rPr>
              <w:tab/>
            </w:r>
            <w:r w:rsidR="00CD1C8C" w:rsidDel="00154460">
              <w:rPr>
                <w:noProof/>
                <w:webHidden/>
              </w:rPr>
              <w:delText>18</w:delText>
            </w:r>
          </w:del>
        </w:p>
        <w:p w14:paraId="2E8781B6" w14:textId="77777777" w:rsidR="007A327D" w:rsidDel="00154460" w:rsidRDefault="007A327D">
          <w:pPr>
            <w:pStyle w:val="TOC3"/>
            <w:tabs>
              <w:tab w:val="left" w:pos="1320"/>
              <w:tab w:val="right" w:leader="dot" w:pos="9062"/>
            </w:tabs>
            <w:rPr>
              <w:del w:id="123" w:author="Holger Eichelberger" w:date="2018-02-18T15:14:00Z"/>
              <w:noProof/>
              <w:lang w:val="de-DE" w:eastAsia="de-DE"/>
            </w:rPr>
          </w:pPr>
          <w:del w:id="124" w:author="Holger Eichelberger" w:date="2018-02-18T15:14:00Z">
            <w:r w:rsidRPr="00154460" w:rsidDel="00154460">
              <w:rPr>
                <w:noProof/>
                <w:lang w:val="en-GB"/>
                <w:rPrChange w:id="125" w:author="Holger Eichelberger" w:date="2018-02-18T15:14:00Z">
                  <w:rPr>
                    <w:rStyle w:val="Hyperlink"/>
                    <w:noProof/>
                    <w:lang w:val="en-GB"/>
                  </w:rPr>
                </w:rPrChange>
              </w:rPr>
              <w:delText>3.1.4.</w:delText>
            </w:r>
            <w:r w:rsidDel="00154460">
              <w:rPr>
                <w:noProof/>
                <w:lang w:val="de-DE" w:eastAsia="de-DE"/>
              </w:rPr>
              <w:tab/>
            </w:r>
            <w:r w:rsidRPr="00154460" w:rsidDel="00154460">
              <w:rPr>
                <w:noProof/>
                <w:lang w:val="en-GB"/>
                <w:rPrChange w:id="126" w:author="Holger Eichelberger" w:date="2018-02-18T15:14:00Z">
                  <w:rPr>
                    <w:rStyle w:val="Hyperlink"/>
                    <w:noProof/>
                    <w:lang w:val="en-GB"/>
                  </w:rPr>
                </w:rPrChange>
              </w:rPr>
              <w:delText>Instantiator Integration</w:delText>
            </w:r>
            <w:r w:rsidDel="00154460">
              <w:rPr>
                <w:noProof/>
                <w:webHidden/>
              </w:rPr>
              <w:tab/>
            </w:r>
            <w:r w:rsidR="00CD1C8C" w:rsidDel="00154460">
              <w:rPr>
                <w:noProof/>
                <w:webHidden/>
              </w:rPr>
              <w:delText>20</w:delText>
            </w:r>
          </w:del>
        </w:p>
        <w:p w14:paraId="1F87DE50" w14:textId="77777777" w:rsidR="007A327D" w:rsidDel="00154460" w:rsidRDefault="007A327D">
          <w:pPr>
            <w:pStyle w:val="TOC2"/>
            <w:tabs>
              <w:tab w:val="left" w:pos="880"/>
              <w:tab w:val="right" w:leader="dot" w:pos="9062"/>
            </w:tabs>
            <w:rPr>
              <w:del w:id="127" w:author="Holger Eichelberger" w:date="2018-02-18T15:14:00Z"/>
              <w:noProof/>
              <w:lang w:val="de-DE" w:eastAsia="de-DE"/>
            </w:rPr>
          </w:pPr>
          <w:del w:id="128" w:author="Holger Eichelberger" w:date="2018-02-18T15:14:00Z">
            <w:r w:rsidRPr="00154460" w:rsidDel="00154460">
              <w:rPr>
                <w:noProof/>
                <w:lang w:val="en-GB"/>
                <w:rPrChange w:id="129" w:author="Holger Eichelberger" w:date="2018-02-18T15:14:00Z">
                  <w:rPr>
                    <w:rStyle w:val="Hyperlink"/>
                    <w:noProof/>
                    <w:lang w:val="en-GB"/>
                  </w:rPr>
                </w:rPrChange>
              </w:rPr>
              <w:delText>3.2.</w:delText>
            </w:r>
            <w:r w:rsidDel="00154460">
              <w:rPr>
                <w:noProof/>
                <w:lang w:val="de-DE" w:eastAsia="de-DE"/>
              </w:rPr>
              <w:tab/>
            </w:r>
            <w:r w:rsidRPr="00154460" w:rsidDel="00154460">
              <w:rPr>
                <w:noProof/>
                <w:lang w:val="en-GB"/>
                <w:rPrChange w:id="130" w:author="Holger Eichelberger" w:date="2018-02-18T15:14:00Z">
                  <w:rPr>
                    <w:rStyle w:val="Hyperlink"/>
                    <w:noProof/>
                    <w:lang w:val="en-GB"/>
                  </w:rPr>
                </w:rPrChange>
              </w:rPr>
              <w:delText>Implementing a New VIL Artefact Type</w:delText>
            </w:r>
            <w:r w:rsidDel="00154460">
              <w:rPr>
                <w:noProof/>
                <w:webHidden/>
              </w:rPr>
              <w:tab/>
            </w:r>
            <w:r w:rsidR="00CD1C8C" w:rsidDel="00154460">
              <w:rPr>
                <w:noProof/>
                <w:webHidden/>
              </w:rPr>
              <w:delText>21</w:delText>
            </w:r>
          </w:del>
        </w:p>
        <w:p w14:paraId="3A686992" w14:textId="77777777" w:rsidR="007A327D" w:rsidDel="00154460" w:rsidRDefault="007A327D">
          <w:pPr>
            <w:pStyle w:val="TOC3"/>
            <w:tabs>
              <w:tab w:val="left" w:pos="1320"/>
              <w:tab w:val="right" w:leader="dot" w:pos="9062"/>
            </w:tabs>
            <w:rPr>
              <w:del w:id="131" w:author="Holger Eichelberger" w:date="2018-02-18T15:14:00Z"/>
              <w:noProof/>
              <w:lang w:val="de-DE" w:eastAsia="de-DE"/>
            </w:rPr>
          </w:pPr>
          <w:del w:id="132" w:author="Holger Eichelberger" w:date="2018-02-18T15:14:00Z">
            <w:r w:rsidRPr="00154460" w:rsidDel="00154460">
              <w:rPr>
                <w:noProof/>
                <w:lang w:val="en-GB"/>
                <w:rPrChange w:id="133" w:author="Holger Eichelberger" w:date="2018-02-18T15:14:00Z">
                  <w:rPr>
                    <w:rStyle w:val="Hyperlink"/>
                    <w:noProof/>
                    <w:lang w:val="en-GB"/>
                  </w:rPr>
                </w:rPrChange>
              </w:rPr>
              <w:delText>3.2.1.</w:delText>
            </w:r>
            <w:r w:rsidDel="00154460">
              <w:rPr>
                <w:noProof/>
                <w:lang w:val="de-DE" w:eastAsia="de-DE"/>
              </w:rPr>
              <w:tab/>
            </w:r>
            <w:r w:rsidRPr="00154460" w:rsidDel="00154460">
              <w:rPr>
                <w:noProof/>
                <w:lang w:val="en-GB"/>
                <w:rPrChange w:id="134" w:author="Holger Eichelberger" w:date="2018-02-18T15:14:00Z">
                  <w:rPr>
                    <w:rStyle w:val="Hyperlink"/>
                    <w:noProof/>
                    <w:lang w:val="en-GB"/>
                  </w:rPr>
                </w:rPrChange>
              </w:rPr>
              <w:delText>The VIL Artefact Model in EASy-Producer</w:delText>
            </w:r>
            <w:r w:rsidDel="00154460">
              <w:rPr>
                <w:noProof/>
                <w:webHidden/>
              </w:rPr>
              <w:tab/>
            </w:r>
            <w:r w:rsidR="00CD1C8C" w:rsidDel="00154460">
              <w:rPr>
                <w:noProof/>
                <w:webHidden/>
              </w:rPr>
              <w:delText>21</w:delText>
            </w:r>
          </w:del>
        </w:p>
        <w:p w14:paraId="52A6DCF4" w14:textId="77777777" w:rsidR="007A327D" w:rsidDel="00154460" w:rsidRDefault="007A327D">
          <w:pPr>
            <w:pStyle w:val="TOC3"/>
            <w:tabs>
              <w:tab w:val="left" w:pos="1320"/>
              <w:tab w:val="right" w:leader="dot" w:pos="9062"/>
            </w:tabs>
            <w:rPr>
              <w:del w:id="135" w:author="Holger Eichelberger" w:date="2018-02-18T15:14:00Z"/>
              <w:noProof/>
              <w:lang w:val="de-DE" w:eastAsia="de-DE"/>
            </w:rPr>
          </w:pPr>
          <w:del w:id="136" w:author="Holger Eichelberger" w:date="2018-02-18T15:14:00Z">
            <w:r w:rsidRPr="00154460" w:rsidDel="00154460">
              <w:rPr>
                <w:noProof/>
                <w:lang w:val="en-GB"/>
                <w:rPrChange w:id="137" w:author="Holger Eichelberger" w:date="2018-02-18T15:14:00Z">
                  <w:rPr>
                    <w:rStyle w:val="Hyperlink"/>
                    <w:noProof/>
                    <w:lang w:val="en-GB"/>
                  </w:rPr>
                </w:rPrChange>
              </w:rPr>
              <w:delText>3.2.2.</w:delText>
            </w:r>
            <w:r w:rsidDel="00154460">
              <w:rPr>
                <w:noProof/>
                <w:lang w:val="de-DE" w:eastAsia="de-DE"/>
              </w:rPr>
              <w:tab/>
            </w:r>
            <w:r w:rsidRPr="00154460" w:rsidDel="00154460">
              <w:rPr>
                <w:noProof/>
                <w:lang w:val="en-GB"/>
                <w:rPrChange w:id="138" w:author="Holger Eichelberger" w:date="2018-02-18T15:14:00Z">
                  <w:rPr>
                    <w:rStyle w:val="Hyperlink"/>
                    <w:noProof/>
                    <w:lang w:val="en-GB"/>
                  </w:rPr>
                </w:rPrChange>
              </w:rPr>
              <w:delText>Eclipse Plug-in Project Creation and Configuration for New Artefacts</w:delText>
            </w:r>
            <w:r w:rsidDel="00154460">
              <w:rPr>
                <w:noProof/>
                <w:webHidden/>
              </w:rPr>
              <w:tab/>
            </w:r>
            <w:r w:rsidR="00CD1C8C" w:rsidDel="00154460">
              <w:rPr>
                <w:noProof/>
                <w:webHidden/>
              </w:rPr>
              <w:delText>23</w:delText>
            </w:r>
          </w:del>
        </w:p>
        <w:p w14:paraId="66777174" w14:textId="77777777" w:rsidR="007A327D" w:rsidDel="00154460" w:rsidRDefault="007A327D">
          <w:pPr>
            <w:pStyle w:val="TOC3"/>
            <w:tabs>
              <w:tab w:val="left" w:pos="1320"/>
              <w:tab w:val="right" w:leader="dot" w:pos="9062"/>
            </w:tabs>
            <w:rPr>
              <w:del w:id="139" w:author="Holger Eichelberger" w:date="2018-02-18T15:14:00Z"/>
              <w:noProof/>
              <w:lang w:val="de-DE" w:eastAsia="de-DE"/>
            </w:rPr>
          </w:pPr>
          <w:del w:id="140" w:author="Holger Eichelberger" w:date="2018-02-18T15:14:00Z">
            <w:r w:rsidRPr="00154460" w:rsidDel="00154460">
              <w:rPr>
                <w:noProof/>
                <w:lang w:val="en-GB"/>
                <w:rPrChange w:id="141" w:author="Holger Eichelberger" w:date="2018-02-18T15:14:00Z">
                  <w:rPr>
                    <w:rStyle w:val="Hyperlink"/>
                    <w:noProof/>
                    <w:lang w:val="en-GB"/>
                  </w:rPr>
                </w:rPrChange>
              </w:rPr>
              <w:delText>3.2.3.</w:delText>
            </w:r>
            <w:r w:rsidDel="00154460">
              <w:rPr>
                <w:noProof/>
                <w:lang w:val="de-DE" w:eastAsia="de-DE"/>
              </w:rPr>
              <w:tab/>
            </w:r>
            <w:r w:rsidRPr="00154460" w:rsidDel="00154460">
              <w:rPr>
                <w:noProof/>
                <w:lang w:val="en-GB"/>
                <w:rPrChange w:id="142" w:author="Holger Eichelberger" w:date="2018-02-18T15:14:00Z">
                  <w:rPr>
                    <w:rStyle w:val="Hyperlink"/>
                    <w:noProof/>
                    <w:lang w:val="en-GB"/>
                  </w:rPr>
                </w:rPrChange>
              </w:rPr>
              <w:delText>Artefact Implementation</w:delText>
            </w:r>
            <w:r w:rsidDel="00154460">
              <w:rPr>
                <w:noProof/>
                <w:webHidden/>
              </w:rPr>
              <w:tab/>
            </w:r>
            <w:r w:rsidR="00CD1C8C" w:rsidDel="00154460">
              <w:rPr>
                <w:noProof/>
                <w:webHidden/>
              </w:rPr>
              <w:delText>23</w:delText>
            </w:r>
          </w:del>
        </w:p>
        <w:p w14:paraId="0F484FCD" w14:textId="77777777" w:rsidR="007A327D" w:rsidDel="00154460" w:rsidRDefault="007A327D">
          <w:pPr>
            <w:pStyle w:val="TOC2"/>
            <w:tabs>
              <w:tab w:val="left" w:pos="880"/>
              <w:tab w:val="right" w:leader="dot" w:pos="9062"/>
            </w:tabs>
            <w:rPr>
              <w:del w:id="143" w:author="Holger Eichelberger" w:date="2018-02-18T15:14:00Z"/>
              <w:noProof/>
              <w:lang w:val="de-DE" w:eastAsia="de-DE"/>
            </w:rPr>
          </w:pPr>
          <w:del w:id="144" w:author="Holger Eichelberger" w:date="2018-02-18T15:14:00Z">
            <w:r w:rsidRPr="00154460" w:rsidDel="00154460">
              <w:rPr>
                <w:noProof/>
                <w:lang w:val="en-GB"/>
                <w:rPrChange w:id="145" w:author="Holger Eichelberger" w:date="2018-02-18T15:14:00Z">
                  <w:rPr>
                    <w:rStyle w:val="Hyperlink"/>
                    <w:noProof/>
                    <w:lang w:val="en-GB"/>
                  </w:rPr>
                </w:rPrChange>
              </w:rPr>
              <w:delText>3.3.</w:delText>
            </w:r>
            <w:r w:rsidDel="00154460">
              <w:rPr>
                <w:noProof/>
                <w:lang w:val="de-DE" w:eastAsia="de-DE"/>
              </w:rPr>
              <w:tab/>
            </w:r>
            <w:r w:rsidRPr="00154460" w:rsidDel="00154460">
              <w:rPr>
                <w:noProof/>
                <w:lang w:val="en-GB"/>
                <w:rPrChange w:id="146" w:author="Holger Eichelberger" w:date="2018-02-18T15:14:00Z">
                  <w:rPr>
                    <w:rStyle w:val="Hyperlink"/>
                    <w:noProof/>
                    <w:lang w:val="en-GB"/>
                  </w:rPr>
                </w:rPrChange>
              </w:rPr>
              <w:delText>Implementing a New Reasoner</w:delText>
            </w:r>
            <w:r w:rsidDel="00154460">
              <w:rPr>
                <w:noProof/>
                <w:webHidden/>
              </w:rPr>
              <w:tab/>
            </w:r>
            <w:r w:rsidR="00CD1C8C" w:rsidDel="00154460">
              <w:rPr>
                <w:noProof/>
                <w:webHidden/>
              </w:rPr>
              <w:delText>28</w:delText>
            </w:r>
          </w:del>
        </w:p>
        <w:p w14:paraId="642A2B16" w14:textId="77777777" w:rsidR="007A327D" w:rsidDel="00154460" w:rsidRDefault="007A327D">
          <w:pPr>
            <w:pStyle w:val="TOC3"/>
            <w:tabs>
              <w:tab w:val="left" w:pos="1320"/>
              <w:tab w:val="right" w:leader="dot" w:pos="9062"/>
            </w:tabs>
            <w:rPr>
              <w:del w:id="147" w:author="Holger Eichelberger" w:date="2018-02-18T15:14:00Z"/>
              <w:noProof/>
              <w:lang w:val="de-DE" w:eastAsia="de-DE"/>
            </w:rPr>
          </w:pPr>
          <w:del w:id="148" w:author="Holger Eichelberger" w:date="2018-02-18T15:14:00Z">
            <w:r w:rsidRPr="00154460" w:rsidDel="00154460">
              <w:rPr>
                <w:noProof/>
                <w:lang w:val="en-GB"/>
                <w:rPrChange w:id="149" w:author="Holger Eichelberger" w:date="2018-02-18T15:14:00Z">
                  <w:rPr>
                    <w:rStyle w:val="Hyperlink"/>
                    <w:noProof/>
                    <w:lang w:val="en-GB"/>
                  </w:rPr>
                </w:rPrChange>
              </w:rPr>
              <w:delText>3.3.1.</w:delText>
            </w:r>
            <w:r w:rsidDel="00154460">
              <w:rPr>
                <w:noProof/>
                <w:lang w:val="de-DE" w:eastAsia="de-DE"/>
              </w:rPr>
              <w:tab/>
            </w:r>
            <w:r w:rsidRPr="00154460" w:rsidDel="00154460">
              <w:rPr>
                <w:noProof/>
                <w:lang w:val="en-GB"/>
                <w:rPrChange w:id="150" w:author="Holger Eichelberger" w:date="2018-02-18T15:14:00Z">
                  <w:rPr>
                    <w:rStyle w:val="Hyperlink"/>
                    <w:noProof/>
                    <w:lang w:val="en-GB"/>
                  </w:rPr>
                </w:rPrChange>
              </w:rPr>
              <w:delText>Eclipse Plug-in Project Creation and Configuration for New Reasoners</w:delText>
            </w:r>
            <w:r w:rsidDel="00154460">
              <w:rPr>
                <w:noProof/>
                <w:webHidden/>
              </w:rPr>
              <w:tab/>
            </w:r>
            <w:r w:rsidR="00CD1C8C" w:rsidDel="00154460">
              <w:rPr>
                <w:noProof/>
                <w:webHidden/>
              </w:rPr>
              <w:delText>28</w:delText>
            </w:r>
          </w:del>
        </w:p>
        <w:p w14:paraId="40C3CD00" w14:textId="77777777" w:rsidR="007A327D" w:rsidDel="00154460" w:rsidRDefault="007A327D">
          <w:pPr>
            <w:pStyle w:val="TOC3"/>
            <w:tabs>
              <w:tab w:val="left" w:pos="1320"/>
              <w:tab w:val="right" w:leader="dot" w:pos="9062"/>
            </w:tabs>
            <w:rPr>
              <w:del w:id="151" w:author="Holger Eichelberger" w:date="2018-02-18T15:14:00Z"/>
              <w:noProof/>
              <w:lang w:val="de-DE" w:eastAsia="de-DE"/>
            </w:rPr>
          </w:pPr>
          <w:del w:id="152" w:author="Holger Eichelberger" w:date="2018-02-18T15:14:00Z">
            <w:r w:rsidRPr="00154460" w:rsidDel="00154460">
              <w:rPr>
                <w:noProof/>
                <w:lang w:val="en-GB"/>
                <w:rPrChange w:id="153" w:author="Holger Eichelberger" w:date="2018-02-18T15:14:00Z">
                  <w:rPr>
                    <w:rStyle w:val="Hyperlink"/>
                    <w:noProof/>
                    <w:lang w:val="en-GB"/>
                  </w:rPr>
                </w:rPrChange>
              </w:rPr>
              <w:delText>3.3.2.</w:delText>
            </w:r>
            <w:r w:rsidDel="00154460">
              <w:rPr>
                <w:noProof/>
                <w:lang w:val="de-DE" w:eastAsia="de-DE"/>
              </w:rPr>
              <w:tab/>
            </w:r>
            <w:r w:rsidRPr="00154460" w:rsidDel="00154460">
              <w:rPr>
                <w:noProof/>
                <w:lang w:val="en-GB"/>
                <w:rPrChange w:id="154" w:author="Holger Eichelberger" w:date="2018-02-18T15:14:00Z">
                  <w:rPr>
                    <w:rStyle w:val="Hyperlink"/>
                    <w:noProof/>
                    <w:lang w:val="en-GB"/>
                  </w:rPr>
                </w:rPrChange>
              </w:rPr>
              <w:delText>Reasoner Implementation</w:delText>
            </w:r>
            <w:r w:rsidDel="00154460">
              <w:rPr>
                <w:noProof/>
                <w:webHidden/>
              </w:rPr>
              <w:tab/>
            </w:r>
            <w:r w:rsidR="00CD1C8C" w:rsidDel="00154460">
              <w:rPr>
                <w:noProof/>
                <w:webHidden/>
              </w:rPr>
              <w:delText>29</w:delText>
            </w:r>
          </w:del>
        </w:p>
        <w:p w14:paraId="329C42F5" w14:textId="77777777" w:rsidR="007A327D" w:rsidDel="00154460" w:rsidRDefault="007A327D">
          <w:pPr>
            <w:pStyle w:val="TOC3"/>
            <w:tabs>
              <w:tab w:val="left" w:pos="1320"/>
              <w:tab w:val="right" w:leader="dot" w:pos="9062"/>
            </w:tabs>
            <w:rPr>
              <w:del w:id="155" w:author="Holger Eichelberger" w:date="2018-02-18T15:14:00Z"/>
              <w:noProof/>
              <w:lang w:val="de-DE" w:eastAsia="de-DE"/>
            </w:rPr>
          </w:pPr>
          <w:del w:id="156" w:author="Holger Eichelberger" w:date="2018-02-18T15:14:00Z">
            <w:r w:rsidRPr="00154460" w:rsidDel="00154460">
              <w:rPr>
                <w:noProof/>
                <w:lang w:val="en-GB"/>
                <w:rPrChange w:id="157" w:author="Holger Eichelberger" w:date="2018-02-18T15:14:00Z">
                  <w:rPr>
                    <w:rStyle w:val="Hyperlink"/>
                    <w:noProof/>
                    <w:lang w:val="en-GB"/>
                  </w:rPr>
                </w:rPrChange>
              </w:rPr>
              <w:delText>3.3.3.</w:delText>
            </w:r>
            <w:r w:rsidDel="00154460">
              <w:rPr>
                <w:noProof/>
                <w:lang w:val="de-DE" w:eastAsia="de-DE"/>
              </w:rPr>
              <w:tab/>
            </w:r>
            <w:r w:rsidRPr="00154460" w:rsidDel="00154460">
              <w:rPr>
                <w:noProof/>
                <w:lang w:val="en-GB"/>
                <w:rPrChange w:id="158" w:author="Holger Eichelberger" w:date="2018-02-18T15:14:00Z">
                  <w:rPr>
                    <w:rStyle w:val="Hyperlink"/>
                    <w:noProof/>
                    <w:lang w:val="en-GB"/>
                  </w:rPr>
                </w:rPrChange>
              </w:rPr>
              <w:delText>Reasoner Integration</w:delText>
            </w:r>
            <w:r w:rsidDel="00154460">
              <w:rPr>
                <w:noProof/>
                <w:webHidden/>
              </w:rPr>
              <w:tab/>
            </w:r>
            <w:r w:rsidR="00CD1C8C" w:rsidDel="00154460">
              <w:rPr>
                <w:noProof/>
                <w:webHidden/>
              </w:rPr>
              <w:delText>32</w:delText>
            </w:r>
          </w:del>
        </w:p>
        <w:p w14:paraId="2FC16F32" w14:textId="77777777"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159" w:name="_Toc506730181"/>
      <w:r w:rsidRPr="002A5A72">
        <w:rPr>
          <w:noProof/>
          <w:lang w:val="en-GB"/>
        </w:rPr>
        <w:lastRenderedPageBreak/>
        <w:t>Introduction</w:t>
      </w:r>
      <w:bookmarkEnd w:id="159"/>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77777777"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154460">
        <w:rPr>
          <w:lang w:val="en-US"/>
          <w:rPrChange w:id="160" w:author="Holger Eichelberger" w:date="2018-02-18T15:12:00Z">
            <w:rPr/>
          </w:rPrChange>
        </w:rPr>
        <w:instrText xml:space="preserve"> REF _Ref368666819 \r \h  \* MERGEFORMAT </w:instrText>
      </w:r>
      <w:r w:rsidR="00230236">
        <w:fldChar w:fldCharType="separate"/>
      </w:r>
      <w:r w:rsidR="00CD1C8C" w:rsidRPr="00154460">
        <w:rPr>
          <w:lang w:val="en-US"/>
          <w:rPrChange w:id="161" w:author="Holger Eichelberger" w:date="2018-02-18T15:12:00Z">
            <w:rPr/>
          </w:rPrChange>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ins w:id="162" w:author="Christian Kröher" w:date="2013-10-07T10:04:00Z">
        <w:r w:rsidR="00CD478B">
          <w:rPr>
            <w:rFonts w:ascii="Candara" w:hAnsi="Candara"/>
            <w:noProof/>
            <w:lang w:val="en-GB"/>
          </w:rPr>
          <w:t>s</w:t>
        </w:r>
      </w:ins>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77777777"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ins w:id="163" w:author="Christian Kröher" w:date="2013-10-07T10:04:00Z">
        <w:r w:rsidR="00CD478B">
          <w:rPr>
            <w:rFonts w:ascii="Candara" w:hAnsi="Candara"/>
            <w:noProof/>
            <w:lang w:val="en-GB"/>
          </w:rPr>
          <w:t>a</w:t>
        </w:r>
      </w:ins>
      <w:r>
        <w:rPr>
          <w:rFonts w:ascii="Candara" w:hAnsi="Candara"/>
          <w:noProof/>
          <w:lang w:val="en-GB"/>
        </w:rPr>
        <w:t>m</w:t>
      </w:r>
      <w:del w:id="164" w:author="Christian Kröher" w:date="2013-10-07T10:04:00Z">
        <w:r w:rsidDel="00CD478B">
          <w:rPr>
            <w:rFonts w:ascii="Candara" w:hAnsi="Candara"/>
            <w:noProof/>
            <w:lang w:val="en-GB"/>
          </w:rPr>
          <w:delText>a</w:delText>
        </w:r>
      </w:del>
      <w:r>
        <w:rPr>
          <w:rFonts w:ascii="Candara" w:hAnsi="Candara"/>
          <w:noProof/>
          <w:lang w:val="en-GB"/>
        </w:rPr>
        <w:t>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65" w:name="_Ref368666819"/>
      <w:bookmarkStart w:id="166" w:name="_Toc506730182"/>
      <w:r w:rsidRPr="002A5A72">
        <w:rPr>
          <w:noProof/>
          <w:lang w:val="en-GB"/>
        </w:rPr>
        <w:lastRenderedPageBreak/>
        <w:t>Installation</w:t>
      </w:r>
      <w:bookmarkEnd w:id="165"/>
      <w:bookmarkEnd w:id="166"/>
    </w:p>
    <w:p w14:paraId="63808AB1" w14:textId="77777777"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167" w:name="_Ref342394480"/>
      <w:bookmarkStart w:id="168" w:name="_Toc506730183"/>
      <w:r w:rsidRPr="002A5A72">
        <w:rPr>
          <w:noProof/>
          <w:lang w:val="en-GB"/>
        </w:rPr>
        <w:t>Prerequisites</w:t>
      </w:r>
      <w:bookmarkEnd w:id="167"/>
      <w:bookmarkEnd w:id="168"/>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r w:rsidR="00230236">
        <w:fldChar w:fldCharType="begin"/>
      </w:r>
      <w:r w:rsidR="00230236" w:rsidRPr="00154460">
        <w:rPr>
          <w:lang w:val="en-US"/>
          <w:rPrChange w:id="171" w:author="Holger Eichelberger" w:date="2018-02-18T15:12:00Z">
            <w:rPr/>
          </w:rPrChange>
        </w:rPr>
        <w:instrText xml:space="preserve"> HYPERLINK "http://www.eclipse.org/downloads/" </w:instrText>
      </w:r>
      <w:r w:rsidR="00230236">
        <w:fldChar w:fldCharType="separate"/>
      </w:r>
      <w:r w:rsidRPr="002A5A72">
        <w:rPr>
          <w:rStyle w:val="Hyperlink"/>
          <w:noProof/>
          <w:lang w:val="en-GB"/>
        </w:rPr>
        <w:t>http://www.eclipse.org/downloads/</w:t>
      </w:r>
      <w:r w:rsidR="00230236">
        <w:rPr>
          <w:rStyle w:val="Hyperlink"/>
          <w:noProof/>
          <w:lang w:val="en-GB"/>
        </w:rPr>
        <w:fldChar w:fldCharType="end"/>
      </w:r>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172" w:name="_Ref338257160"/>
      <w:bookmarkStart w:id="173" w:name="_Ref338259658"/>
      <w:bookmarkStart w:id="174" w:name="_Toc338688610"/>
      <w:bookmarkStart w:id="175" w:name="_Toc506730184"/>
      <w:r w:rsidRPr="002A5A72">
        <w:rPr>
          <w:noProof/>
          <w:lang w:val="en-GB"/>
        </w:rPr>
        <w:t>Installation: Step by Step</w:t>
      </w:r>
      <w:bookmarkEnd w:id="172"/>
      <w:bookmarkEnd w:id="173"/>
      <w:bookmarkEnd w:id="174"/>
      <w:bookmarkEnd w:id="175"/>
    </w:p>
    <w:p w14:paraId="4F916DD7" w14:textId="77777777"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CD1C8C" w:rsidRPr="002A5A72">
        <w:rPr>
          <w:noProof/>
          <w:lang w:val="en-GB"/>
        </w:rPr>
        <w:t xml:space="preserve">Figure </w:t>
      </w:r>
      <w:r w:rsidR="00CD1C8C">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eastAsia="de-DE"/>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4" cstate="print"/>
                    <a:stretch>
                      <a:fillRect/>
                    </a:stretch>
                  </pic:blipFill>
                  <pic:spPr>
                    <a:xfrm>
                      <a:off x="0" y="0"/>
                      <a:ext cx="5639969" cy="2363006"/>
                    </a:xfrm>
                    <a:prstGeom prst="rect">
                      <a:avLst/>
                    </a:prstGeom>
                  </pic:spPr>
                </pic:pic>
              </a:graphicData>
            </a:graphic>
          </wp:inline>
        </w:drawing>
      </w:r>
    </w:p>
    <w:p w14:paraId="54D4D68D" w14:textId="77777777" w:rsidR="0033486F" w:rsidRPr="002A5A72" w:rsidRDefault="0033486F" w:rsidP="0033486F">
      <w:pPr>
        <w:pStyle w:val="Caption"/>
        <w:framePr w:h="4263" w:hRule="exact" w:hSpace="181" w:wrap="around" w:vAnchor="text" w:hAnchor="page" w:x="1443" w:y="1"/>
        <w:spacing w:after="0"/>
        <w:jc w:val="center"/>
        <w:rPr>
          <w:noProof/>
          <w:lang w:val="en-GB"/>
        </w:rPr>
      </w:pPr>
      <w:bookmarkStart w:id="176"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CD1C8C">
        <w:rPr>
          <w:noProof/>
          <w:color w:val="auto"/>
          <w:lang w:val="en-GB"/>
        </w:rPr>
        <w:t>1</w:t>
      </w:r>
      <w:r w:rsidR="00AF5607" w:rsidRPr="002A5A72">
        <w:rPr>
          <w:noProof/>
          <w:color w:val="auto"/>
          <w:lang w:val="en-GB"/>
        </w:rPr>
        <w:fldChar w:fldCharType="end"/>
      </w:r>
      <w:bookmarkEnd w:id="176"/>
      <w:r w:rsidRPr="002A5A72">
        <w:rPr>
          <w:noProof/>
          <w:color w:val="auto"/>
          <w:lang w:val="en-GB"/>
        </w:rPr>
        <w:t>: Open the “Install New Software” dialog</w:t>
      </w:r>
    </w:p>
    <w:p w14:paraId="0437BE03" w14:textId="77777777"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CD1C8C" w:rsidRPr="002A5A72">
        <w:rPr>
          <w:noProof/>
          <w:lang w:val="en-GB"/>
        </w:rPr>
        <w:t xml:space="preserve">Figure </w:t>
      </w:r>
      <w:r w:rsidR="00CD1C8C">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eastAsia="de-DE"/>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5" cstate="print"/>
                    <a:stretch>
                      <a:fillRect/>
                    </a:stretch>
                  </pic:blipFill>
                  <pic:spPr>
                    <a:xfrm>
                      <a:off x="0" y="0"/>
                      <a:ext cx="4528110" cy="3950662"/>
                    </a:xfrm>
                    <a:prstGeom prst="rect">
                      <a:avLst/>
                    </a:prstGeom>
                  </pic:spPr>
                </pic:pic>
              </a:graphicData>
            </a:graphic>
          </wp:inline>
        </w:drawing>
      </w:r>
    </w:p>
    <w:p w14:paraId="1A4CF739" w14:textId="77777777"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77"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CD1C8C">
        <w:rPr>
          <w:noProof/>
          <w:color w:val="auto"/>
          <w:lang w:val="en-GB"/>
        </w:rPr>
        <w:t>2</w:t>
      </w:r>
      <w:r w:rsidR="00AF5607" w:rsidRPr="002A5A72">
        <w:rPr>
          <w:noProof/>
          <w:color w:val="auto"/>
          <w:lang w:val="en-GB"/>
        </w:rPr>
        <w:fldChar w:fldCharType="end"/>
      </w:r>
      <w:bookmarkEnd w:id="177"/>
      <w:r w:rsidRPr="002A5A72">
        <w:rPr>
          <w:noProof/>
          <w:color w:val="auto"/>
          <w:lang w:val="en-GB"/>
        </w:rPr>
        <w:t>: Add a new location for software updates</w:t>
      </w:r>
    </w:p>
    <w:p w14:paraId="15B5064C" w14:textId="77777777"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CD1C8C" w:rsidRPr="002A5A72">
        <w:rPr>
          <w:noProof/>
          <w:lang w:val="en-GB"/>
        </w:rPr>
        <w:t xml:space="preserve">Figure </w:t>
      </w:r>
      <w:r w:rsidR="00CD1C8C">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r w:rsidR="00230236">
        <w:fldChar w:fldCharType="begin"/>
      </w:r>
      <w:r w:rsidR="00230236" w:rsidRPr="00154460">
        <w:rPr>
          <w:lang w:val="en-US"/>
          <w:rPrChange w:id="178" w:author="Holger Eichelberger" w:date="2018-02-18T15:12:00Z">
            <w:rPr/>
          </w:rPrChange>
        </w:rPr>
        <w:instrText xml:space="preserve"> HYPERLINK "http://projects.sse.uni-hildesheim.de/easy/" </w:instrText>
      </w:r>
      <w:r w:rsidR="00230236">
        <w:fldChar w:fldCharType="separate"/>
      </w:r>
      <w:r w:rsidRPr="002A5A72">
        <w:rPr>
          <w:rStyle w:val="Hyperlink"/>
          <w:noProof/>
          <w:lang w:val="en-GB"/>
        </w:rPr>
        <w:t>http://projects.sse.uni-hildesheim.de/easy/</w:t>
      </w:r>
      <w:r w:rsidR="00230236">
        <w:rPr>
          <w:rStyle w:val="Hyperlink"/>
          <w:noProof/>
          <w:lang w:val="en-GB"/>
        </w:rPr>
        <w:fldChar w:fldCharType="end"/>
      </w:r>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79" w:name="_Ref342394511"/>
      <w:bookmarkStart w:id="180" w:name="_Toc506730185"/>
      <w:r w:rsidRPr="002A5A72">
        <w:rPr>
          <w:noProof/>
          <w:lang w:val="en-GB"/>
        </w:rPr>
        <w:t xml:space="preserve">Technical </w:t>
      </w:r>
      <w:r w:rsidR="0033486F" w:rsidRPr="002A5A72">
        <w:rPr>
          <w:noProof/>
          <w:lang w:val="en-GB"/>
        </w:rPr>
        <w:t>Recommendations</w:t>
      </w:r>
      <w:bookmarkEnd w:id="179"/>
      <w:bookmarkEnd w:id="180"/>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81" w:name="_Ref368644834"/>
      <w:bookmarkStart w:id="182" w:name="_Toc506730186"/>
      <w:r w:rsidRPr="002A5A72">
        <w:rPr>
          <w:noProof/>
          <w:lang w:val="en-GB"/>
        </w:rPr>
        <w:t>Further Guides and Specifications</w:t>
      </w:r>
      <w:bookmarkEnd w:id="181"/>
      <w:bookmarkEnd w:id="182"/>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83" w:name="_Ref368666899"/>
      <w:bookmarkStart w:id="184" w:name="_Toc506730187"/>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83"/>
      <w:bookmarkEnd w:id="184"/>
    </w:p>
    <w:p w14:paraId="1256B186" w14:textId="77777777"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ins w:id="185" w:author="Christian Kröher" w:date="2013-10-07T10:05:00Z">
        <w:r w:rsidR="000024A8">
          <w:rPr>
            <w:rFonts w:ascii="Candara" w:hAnsi="Candara"/>
            <w:noProof/>
            <w:lang w:val="en-GB"/>
          </w:rPr>
          <w:t xml:space="preserve"> instantiators, artefact types, or</w:t>
        </w:r>
      </w:ins>
      <w:r w:rsidR="00B70C51" w:rsidRPr="002A5A72">
        <w:rPr>
          <w:rFonts w:ascii="Candara" w:hAnsi="Candara"/>
          <w:noProof/>
          <w:lang w:val="en-GB"/>
        </w:rPr>
        <w:t xml:space="preserve"> reasoner</w:t>
      </w:r>
      <w:r w:rsidR="00C64E7C" w:rsidRPr="002A5A72">
        <w:rPr>
          <w:rFonts w:ascii="Candara" w:hAnsi="Candara"/>
          <w:noProof/>
          <w:lang w:val="en-GB"/>
        </w:rPr>
        <w:t>s</w:t>
      </w:r>
      <w:del w:id="186" w:author="Christian Kröher" w:date="2013-10-07T10:05:00Z">
        <w:r w:rsidR="00B70C51" w:rsidRPr="002A5A72" w:rsidDel="000024A8">
          <w:rPr>
            <w:rFonts w:ascii="Candara" w:hAnsi="Candara"/>
            <w:noProof/>
            <w:lang w:val="en-GB"/>
          </w:rPr>
          <w:delText xml:space="preserve"> or instantiators</w:delText>
        </w:r>
      </w:del>
      <w:r w:rsidR="00B70C51" w:rsidRPr="002A5A72">
        <w:rPr>
          <w:rFonts w:ascii="Candara" w:hAnsi="Candara"/>
          <w:noProof/>
          <w:lang w:val="en-GB"/>
        </w:rPr>
        <w:t>.</w:t>
      </w:r>
      <w:r w:rsidR="00A52D49" w:rsidRPr="002A5A72">
        <w:rPr>
          <w:rFonts w:ascii="Candara" w:hAnsi="Candara"/>
          <w:noProof/>
          <w:lang w:val="en-GB"/>
        </w:rPr>
        <w:t xml:space="preserve"> </w:t>
      </w:r>
      <w:moveToRangeStart w:id="187" w:author="Christian Kröher" w:date="2013-10-07T10:05:00Z" w:name="move368903686"/>
      <w:moveTo w:id="188" w:author="Christian Kröher" w:date="2013-10-07T10:05:00Z">
        <w:r w:rsidR="0021214E" w:rsidRPr="002A5A72">
          <w:rPr>
            <w:rFonts w:ascii="Candara" w:hAnsi="Candara"/>
            <w:noProof/>
            <w:lang w:val="en-GB"/>
          </w:rPr>
          <w:t>Custom instantiators may be capable of instantiating artefacts of different types or in a specific way.</w:t>
        </w:r>
      </w:moveTo>
      <w:moveToRangeEnd w:id="187"/>
      <w:ins w:id="189" w:author="Christian Kröher" w:date="2013-10-07T10:06:00Z">
        <w:r w:rsidR="0021214E">
          <w:rPr>
            <w:rFonts w:ascii="Candara" w:hAnsi="Candara"/>
            <w:noProof/>
            <w:lang w:val="en-GB"/>
          </w:rPr>
          <w:t xml:space="preserve"> Artefact types will enable the definition and manipulation of specific artefacts as part of the instantiation process. </w:t>
        </w:r>
      </w:ins>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del w:id="190" w:author="Christian Kröher" w:date="2013-10-07T10:06:00Z">
        <w:r w:rsidR="00A52D49" w:rsidRPr="002A5A72" w:rsidDel="0021214E">
          <w:rPr>
            <w:rFonts w:ascii="Candara" w:hAnsi="Candara"/>
            <w:noProof/>
            <w:lang w:val="en-GB"/>
          </w:rPr>
          <w:delText xml:space="preserve"> </w:delText>
        </w:r>
      </w:del>
      <w:moveFromRangeStart w:id="191" w:author="Christian Kröher" w:date="2013-10-07T10:05:00Z" w:name="move368903686"/>
      <w:moveFrom w:id="192" w:author="Christian Kröher" w:date="2013-10-07T10:05:00Z">
        <w:r w:rsidR="00D5124D" w:rsidRPr="002A5A72" w:rsidDel="0021214E">
          <w:rPr>
            <w:rFonts w:ascii="Candara" w:hAnsi="Candara"/>
            <w:noProof/>
            <w:lang w:val="en-GB"/>
          </w:rPr>
          <w:t>C</w:t>
        </w:r>
        <w:r w:rsidR="00A52D49" w:rsidRPr="002A5A72" w:rsidDel="0021214E">
          <w:rPr>
            <w:rFonts w:ascii="Candara" w:hAnsi="Candara"/>
            <w:noProof/>
            <w:lang w:val="en-GB"/>
          </w:rPr>
          <w:t xml:space="preserve">ustom instantiators </w:t>
        </w:r>
        <w:r w:rsidR="00D5124D" w:rsidRPr="002A5A72" w:rsidDel="0021214E">
          <w:rPr>
            <w:rFonts w:ascii="Candara" w:hAnsi="Candara"/>
            <w:noProof/>
            <w:lang w:val="en-GB"/>
          </w:rPr>
          <w:t xml:space="preserve">may be capable of </w:t>
        </w:r>
        <w:r w:rsidR="00BA62D0" w:rsidRPr="002A5A72" w:rsidDel="0021214E">
          <w:rPr>
            <w:rFonts w:ascii="Candara" w:hAnsi="Candara"/>
            <w:noProof/>
            <w:lang w:val="en-GB"/>
          </w:rPr>
          <w:t>instantiating arte</w:t>
        </w:r>
        <w:r w:rsidR="00A52D49" w:rsidRPr="002A5A72" w:rsidDel="0021214E">
          <w:rPr>
            <w:rFonts w:ascii="Candara" w:hAnsi="Candara"/>
            <w:noProof/>
            <w:lang w:val="en-GB"/>
          </w:rPr>
          <w:t>facts of differ</w:t>
        </w:r>
        <w:r w:rsidR="00C64E7C" w:rsidRPr="002A5A72" w:rsidDel="0021214E">
          <w:rPr>
            <w:rFonts w:ascii="Candara" w:hAnsi="Candara"/>
            <w:noProof/>
            <w:lang w:val="en-GB"/>
          </w:rPr>
          <w:t>ent types or in a specific way.</w:t>
        </w:r>
      </w:moveFrom>
      <w:moveFromRangeEnd w:id="191"/>
      <w:r w:rsidR="00D40B2B" w:rsidRPr="002A5A72">
        <w:rPr>
          <w:rFonts w:ascii="Candara" w:hAnsi="Candara"/>
          <w:noProof/>
          <w:lang w:val="en-GB"/>
        </w:rPr>
        <w:t xml:space="preserve"> </w:t>
      </w:r>
      <w:r w:rsidR="00176CE5" w:rsidRPr="002A5A72">
        <w:rPr>
          <w:rFonts w:ascii="Candara" w:hAnsi="Candara"/>
          <w:noProof/>
          <w:lang w:val="en-GB"/>
        </w:rPr>
        <w:t>In order to eas</w:t>
      </w:r>
      <w:ins w:id="193" w:author="Christian Kröher" w:date="2013-10-07T10:07:00Z">
        <w:r w:rsidR="0021214E">
          <w:rPr>
            <w:rFonts w:ascii="Candara" w:hAnsi="Candara"/>
            <w:noProof/>
            <w:lang w:val="en-GB"/>
          </w:rPr>
          <w:t>e</w:t>
        </w:r>
      </w:ins>
      <w:del w:id="194" w:author="Christian Kröher" w:date="2013-10-07T10:07:00Z">
        <w:r w:rsidR="00176CE5" w:rsidRPr="002A5A72" w:rsidDel="0021214E">
          <w:rPr>
            <w:rFonts w:ascii="Candara" w:hAnsi="Candara"/>
            <w:noProof/>
            <w:lang w:val="en-GB"/>
          </w:rPr>
          <w:delText>y</w:delText>
        </w:r>
      </w:del>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ins w:id="195" w:author="Christian Kröher" w:date="2013-10-07T10:07:00Z">
        <w:r w:rsidR="0021214E">
          <w:rPr>
            <w:rStyle w:val="FootnoteReference"/>
            <w:rFonts w:ascii="Candara" w:hAnsi="Candara"/>
            <w:noProof/>
            <w:lang w:val="en-GB"/>
          </w:rPr>
          <w:footnoteReference w:id="4"/>
        </w:r>
      </w:ins>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77777777"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ins w:id="200" w:author="Christian Kröher" w:date="2013-10-07T10:08:00Z">
        <w:r w:rsidR="00822A46">
          <w:rPr>
            <w:rFonts w:ascii="Candara" w:hAnsi="Candara"/>
            <w:noProof/>
            <w:lang w:val="en-GB"/>
          </w:rPr>
          <w:t>Section</w:t>
        </w:r>
      </w:ins>
      <w:ins w:id="201" w:author="Christian Kröher" w:date="2013-10-07T10:09:00Z">
        <w:r w:rsidR="00822A46">
          <w:rPr>
            <w:rFonts w:ascii="Candara" w:hAnsi="Candara"/>
            <w:noProof/>
            <w:lang w:val="en-GB"/>
          </w:rPr>
          <w:t xml:space="preserve"> </w:t>
        </w:r>
        <w:r w:rsidR="00AF5607">
          <w:rPr>
            <w:rFonts w:ascii="Candara" w:hAnsi="Candara"/>
            <w:noProof/>
            <w:lang w:val="en-GB"/>
          </w:rPr>
          <w:fldChar w:fldCharType="begin"/>
        </w:r>
        <w:r w:rsidR="00822A46">
          <w:rPr>
            <w:rFonts w:ascii="Candara" w:hAnsi="Candara"/>
            <w:noProof/>
            <w:lang w:val="en-GB"/>
          </w:rPr>
          <w:instrText xml:space="preserve"> REF _Ref368903907 \r \h </w:instrText>
        </w:r>
      </w:ins>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3.2</w:t>
      </w:r>
      <w:ins w:id="202" w:author="Christian Kröher" w:date="2013-10-07T10:09:00Z">
        <w:r w:rsidR="00AF5607">
          <w:rPr>
            <w:rFonts w:ascii="Candara" w:hAnsi="Candara"/>
            <w:noProof/>
            <w:lang w:val="en-GB"/>
          </w:rPr>
          <w:fldChar w:fldCharType="end"/>
        </w:r>
      </w:ins>
      <w:ins w:id="203" w:author="Christian Kröher" w:date="2013-10-07T10:08:00Z">
        <w:r w:rsidR="00822A46">
          <w:rPr>
            <w:rFonts w:ascii="Candara" w:hAnsi="Candara"/>
            <w:noProof/>
            <w:lang w:val="en-GB"/>
          </w:rPr>
          <w:t xml:space="preserve"> will describe the implementation and integration of a new artefact type</w:t>
        </w:r>
      </w:ins>
      <w:ins w:id="204" w:author="Christian Kröher" w:date="2013-10-07T10:09:00Z">
        <w:r w:rsidR="00822A46">
          <w:rPr>
            <w:rFonts w:ascii="Candara" w:hAnsi="Candara"/>
            <w:noProof/>
            <w:lang w:val="en-GB"/>
          </w:rPr>
          <w:t xml:space="preserv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ins>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3.3</w:t>
      </w:r>
      <w:ins w:id="205" w:author="Christian Kröher" w:date="2013-10-07T10:09:00Z">
        <w:r w:rsidR="00AF5607">
          <w:rPr>
            <w:rFonts w:ascii="Candara" w:hAnsi="Candara"/>
            <w:noProof/>
            <w:lang w:val="en-GB"/>
          </w:rPr>
          <w:fldChar w:fldCharType="end"/>
        </w:r>
        <w:r w:rsidR="00822A46">
          <w:rPr>
            <w:rFonts w:ascii="Candara" w:hAnsi="Candara"/>
            <w:noProof/>
            <w:lang w:val="en-GB"/>
          </w:rPr>
          <w:t xml:space="preserve">, we will implement and integrate a new reasoner. </w:t>
        </w:r>
      </w:ins>
      <w:del w:id="206" w:author="Christian Kröher" w:date="2013-10-07T10:09:00Z">
        <w:r w:rsidR="00D40B2B" w:rsidRPr="002A5A72" w:rsidDel="00822A46">
          <w:rPr>
            <w:rFonts w:ascii="Candara" w:hAnsi="Candara"/>
            <w:noProof/>
            <w:lang w:val="en-GB"/>
          </w:rPr>
          <w:delText>In</w:delText>
        </w:r>
        <w:r w:rsidR="00D3552E" w:rsidRPr="002A5A72" w:rsidDel="00822A46">
          <w:rPr>
            <w:rFonts w:ascii="Candara" w:hAnsi="Candara"/>
            <w:noProof/>
            <w:lang w:val="en-GB"/>
          </w:rPr>
          <w:delText xml:space="preserve"> </w:delText>
        </w:r>
        <w:r w:rsidRPr="002A5A72" w:rsidDel="00822A46">
          <w:rPr>
            <w:rFonts w:ascii="Candara" w:hAnsi="Candara"/>
            <w:noProof/>
            <w:lang w:val="en-GB"/>
          </w:rPr>
          <w:delText xml:space="preserve">Section </w:delText>
        </w:r>
        <w:r w:rsidR="00AF5607" w:rsidRPr="002A5A72" w:rsidDel="00822A46">
          <w:rPr>
            <w:rFonts w:ascii="Candara" w:hAnsi="Candara"/>
            <w:noProof/>
            <w:lang w:val="en-GB"/>
          </w:rPr>
          <w:fldChar w:fldCharType="begin"/>
        </w:r>
        <w:r w:rsidR="002A673A" w:rsidRPr="002A5A72" w:rsidDel="00822A46">
          <w:rPr>
            <w:rFonts w:ascii="Candara" w:hAnsi="Candara"/>
            <w:noProof/>
            <w:lang w:val="en-GB"/>
          </w:rPr>
          <w:delInstrText xml:space="preserve"> REF _Ref333933811 \r \h </w:delInstrText>
        </w:r>
        <w:r w:rsidR="00AF5607" w:rsidRPr="002A5A72" w:rsidDel="00822A46">
          <w:rPr>
            <w:rFonts w:ascii="Candara" w:hAnsi="Candara"/>
            <w:noProof/>
            <w:lang w:val="en-GB"/>
          </w:rPr>
        </w:r>
        <w:r w:rsidR="00AF5607" w:rsidRPr="002A5A72" w:rsidDel="00822A46">
          <w:rPr>
            <w:rFonts w:ascii="Candara" w:hAnsi="Candara"/>
            <w:noProof/>
            <w:lang w:val="en-GB"/>
          </w:rPr>
          <w:fldChar w:fldCharType="separate"/>
        </w:r>
        <w:r w:rsidR="002A673A" w:rsidRPr="002A5A72" w:rsidDel="00822A46">
          <w:rPr>
            <w:rFonts w:ascii="Candara" w:hAnsi="Candara"/>
            <w:noProof/>
            <w:lang w:val="en-GB"/>
          </w:rPr>
          <w:delText>3.2</w:delText>
        </w:r>
        <w:r w:rsidR="00AF5607" w:rsidRPr="002A5A72" w:rsidDel="00822A46">
          <w:rPr>
            <w:rFonts w:ascii="Candara" w:hAnsi="Candara"/>
            <w:noProof/>
            <w:lang w:val="en-GB"/>
          </w:rPr>
          <w:fldChar w:fldCharType="end"/>
        </w:r>
        <w:r w:rsidR="00D3552E" w:rsidRPr="002A5A72" w:rsidDel="00822A46">
          <w:rPr>
            <w:rFonts w:ascii="Candara" w:hAnsi="Candara"/>
            <w:noProof/>
            <w:lang w:val="en-GB"/>
          </w:rPr>
          <w:delText xml:space="preserve">, we will describe the implementation and integration of a new </w:delText>
        </w:r>
        <w:r w:rsidR="00D40B2B" w:rsidRPr="002A5A72" w:rsidDel="00822A46">
          <w:rPr>
            <w:rFonts w:ascii="Candara" w:hAnsi="Candara"/>
            <w:noProof/>
            <w:lang w:val="en-GB"/>
          </w:rPr>
          <w:delText>reasoner</w:delText>
        </w:r>
        <w:r w:rsidR="00D3552E" w:rsidRPr="002A5A72" w:rsidDel="00822A46">
          <w:rPr>
            <w:rFonts w:ascii="Candara" w:hAnsi="Candara"/>
            <w:noProof/>
            <w:lang w:val="en-GB"/>
          </w:rPr>
          <w:delText>.</w:delText>
        </w:r>
        <w:r w:rsidRPr="002A5A72" w:rsidDel="00822A46">
          <w:rPr>
            <w:rFonts w:ascii="Candara" w:hAnsi="Candara"/>
            <w:noProof/>
            <w:lang w:val="en-GB"/>
          </w:rPr>
          <w:delText xml:space="preserve"> </w:delText>
        </w:r>
      </w:del>
      <w:ins w:id="207" w:author="Christian Kröher" w:date="2013-10-07T10:10:00Z">
        <w:r w:rsidR="00822A46">
          <w:rPr>
            <w:rFonts w:ascii="Candara" w:hAnsi="Candara"/>
            <w:noProof/>
            <w:lang w:val="en-GB"/>
          </w:rPr>
          <w:t>Each</w:t>
        </w:r>
      </w:ins>
      <w:del w:id="208" w:author="Christian Kröher" w:date="2013-10-07T10:10:00Z">
        <w:r w:rsidR="00D3552E" w:rsidRPr="002A5A72" w:rsidDel="00822A46">
          <w:rPr>
            <w:rFonts w:ascii="Candara" w:hAnsi="Candara"/>
            <w:noProof/>
            <w:lang w:val="en-GB"/>
          </w:rPr>
          <w:delText>Both</w:delText>
        </w:r>
      </w:del>
      <w:r w:rsidR="00D3552E" w:rsidRPr="002A5A72">
        <w:rPr>
          <w:rFonts w:ascii="Candara" w:hAnsi="Candara"/>
          <w:noProof/>
          <w:lang w:val="en-GB"/>
        </w:rPr>
        <w:t xml:space="preserve"> section</w:t>
      </w:r>
      <w:del w:id="209" w:author="Christian Kröher" w:date="2013-10-07T10:10:00Z">
        <w:r w:rsidR="00D3552E" w:rsidRPr="002A5A72" w:rsidDel="00822A46">
          <w:rPr>
            <w:rFonts w:ascii="Candara" w:hAnsi="Candara"/>
            <w:noProof/>
            <w:lang w:val="en-GB"/>
          </w:rPr>
          <w:delText>s</w:delText>
        </w:r>
      </w:del>
      <w:r w:rsidR="00D3552E" w:rsidRPr="002A5A72">
        <w:rPr>
          <w:rFonts w:ascii="Candara" w:hAnsi="Candara"/>
          <w:noProof/>
          <w:lang w:val="en-GB"/>
        </w:rPr>
        <w:t xml:space="preserve">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77777777"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CD1C8C">
        <w:rPr>
          <w:noProof/>
          <w:lang w:val="en-GB"/>
        </w:rPr>
        <w:t>3.1.2</w:t>
      </w:r>
      <w:r w:rsidR="00AF5607" w:rsidRPr="002A5A72">
        <w:rPr>
          <w:noProof/>
          <w:lang w:val="en-GB"/>
        </w:rPr>
        <w:fldChar w:fldCharType="end"/>
      </w:r>
      <w:r w:rsidRPr="002A5A72">
        <w:rPr>
          <w:noProof/>
          <w:lang w:val="en-GB"/>
        </w:rPr>
        <w:t>.</w:t>
      </w:r>
    </w:p>
    <w:p w14:paraId="79651F5D" w14:textId="77777777"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CD1C8C">
        <w:rPr>
          <w:noProof/>
          <w:lang w:val="en-GB"/>
        </w:rPr>
        <w:t>3.1.2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0E4A93D0" w14:textId="77777777" w:rsidR="00065AF7" w:rsidRPr="002A5A72" w:rsidRDefault="00065AF7" w:rsidP="00065AF7">
      <w:pPr>
        <w:pStyle w:val="Heading2"/>
        <w:rPr>
          <w:noProof/>
          <w:lang w:val="en-GB"/>
        </w:rPr>
      </w:pPr>
      <w:bookmarkStart w:id="210" w:name="_Ref333933818"/>
      <w:bookmarkStart w:id="211" w:name="_Toc506730188"/>
      <w:r w:rsidRPr="002A5A72">
        <w:rPr>
          <w:noProof/>
          <w:lang w:val="en-GB"/>
        </w:rPr>
        <w:t xml:space="preserve">Implementing a </w:t>
      </w:r>
      <w:r w:rsidR="00494BCF" w:rsidRPr="002A5A72">
        <w:rPr>
          <w:noProof/>
          <w:lang w:val="en-GB"/>
        </w:rPr>
        <w:t>N</w:t>
      </w:r>
      <w:r w:rsidRPr="002A5A72">
        <w:rPr>
          <w:noProof/>
          <w:lang w:val="en-GB"/>
        </w:rPr>
        <w:t>ew Instantiator</w:t>
      </w:r>
      <w:bookmarkEnd w:id="210"/>
      <w:bookmarkEnd w:id="211"/>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w:t>
      </w:r>
      <w:r w:rsidR="00BE7545">
        <w:rPr>
          <w:rFonts w:ascii="Candara" w:hAnsi="Candara"/>
          <w:noProof/>
          <w:lang w:val="en-GB"/>
        </w:rPr>
        <w:lastRenderedPageBreak/>
        <w:t xml:space="preserve">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212" w:name="_Ref333945429"/>
      <w:bookmarkStart w:id="213" w:name="_Ref335053470"/>
      <w:bookmarkStart w:id="214" w:name="_Toc506730189"/>
      <w:r w:rsidRPr="002A5A72">
        <w:rPr>
          <w:noProof/>
          <w:lang w:val="en-GB"/>
        </w:rPr>
        <w:t>Instantiation Concept</w:t>
      </w:r>
      <w:r w:rsidR="009014EE" w:rsidRPr="002A5A72">
        <w:rPr>
          <w:noProof/>
          <w:lang w:val="en-GB"/>
        </w:rPr>
        <w:t xml:space="preserve"> in EASy-Producer</w:t>
      </w:r>
      <w:bookmarkEnd w:id="214"/>
    </w:p>
    <w:p w14:paraId="4550DDD6" w14:textId="77777777" w:rsidR="009014EE" w:rsidRDefault="00C051A3" w:rsidP="00773DA2">
      <w:pPr>
        <w:jc w:val="both"/>
        <w:rPr>
          <w:ins w:id="215" w:author="Christian Kröher" w:date="2013-10-07T10:16:00Z"/>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ins w:id="216" w:author="Christian Kröher" w:date="2013-10-07T10:16:00Z">
        <w:r w:rsidR="00BD7952">
          <w:rPr>
            <w:noProof/>
            <w:lang w:val="en-GB"/>
          </w:rPr>
          <w:t>x</w:t>
        </w:r>
      </w:ins>
      <w:del w:id="217" w:author="Christian Kröher" w:date="2013-10-07T10:16:00Z">
        <w:r w:rsidRPr="002A5A72" w:rsidDel="00BD7952">
          <w:rPr>
            <w:noProof/>
            <w:lang w:val="en-GB"/>
          </w:rPr>
          <w:delText>b</w:delText>
        </w:r>
      </w:del>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77777777" w:rsidR="00BD7952" w:rsidRPr="002A5A72" w:rsidRDefault="00BD7952" w:rsidP="00773DA2">
      <w:pPr>
        <w:jc w:val="both"/>
        <w:rPr>
          <w:noProof/>
          <w:lang w:val="en-GB"/>
        </w:rPr>
      </w:pPr>
      <w:ins w:id="218" w:author="Christian Kröher" w:date="2013-10-07T10:16:00Z">
        <w:r>
          <w:rPr>
            <w:noProof/>
            <w:lang w:val="en-GB"/>
          </w:rPr>
          <w:t>The concept of instantiators are closely related to the Variability Implementat</w:t>
        </w:r>
      </w:ins>
      <w:ins w:id="219" w:author="Christian Kröher" w:date="2013-10-07T10:17:00Z">
        <w:r>
          <w:rPr>
            <w:noProof/>
            <w:lang w:val="en-GB"/>
          </w:rPr>
          <w:t>ion Language (VIL) for specifying the individual build tasks of an instantiation process. From the perspective of VIL, instantiators are reusable</w:t>
        </w:r>
      </w:ins>
      <w:ins w:id="220" w:author="Christian Kröher" w:date="2013-10-07T10:18:00Z">
        <w:r>
          <w:rPr>
            <w:noProof/>
            <w:lang w:val="en-GB"/>
          </w:rPr>
          <w:t>, black-box components that may be called as part of a specific rule in an VIL build script or as part of an</w:t>
        </w:r>
      </w:ins>
      <w:ins w:id="221" w:author="Christian Kröher" w:date="2013-10-07T10:19:00Z">
        <w:r>
          <w:rPr>
            <w:noProof/>
            <w:lang w:val="en-GB"/>
          </w:rPr>
          <w:t xml:space="preserve"> VIL</w:t>
        </w:r>
      </w:ins>
      <w:ins w:id="222" w:author="Christian Kröher" w:date="2013-10-07T10:18:00Z">
        <w:r>
          <w:rPr>
            <w:noProof/>
            <w:lang w:val="en-GB"/>
          </w:rPr>
          <w:t xml:space="preserve"> template</w:t>
        </w:r>
      </w:ins>
      <w:ins w:id="223" w:author="Christian Kröher" w:date="2013-10-07T10:19:00Z">
        <w:r>
          <w:rPr>
            <w:noProof/>
            <w:lang w:val="en-GB"/>
          </w:rPr>
          <w:t xml:space="preserve">. Please note that we will only discuss </w:t>
        </w:r>
      </w:ins>
      <w:ins w:id="224" w:author="Christian Kröher" w:date="2013-10-07T10:20:00Z">
        <w:r>
          <w:rPr>
            <w:noProof/>
            <w:lang w:val="en-GB"/>
          </w:rPr>
          <w:t>those parts of VIL in this guide that are</w:t>
        </w:r>
      </w:ins>
      <w:ins w:id="225" w:author="Christian Kröher" w:date="2013-10-07T10:19:00Z">
        <w:r>
          <w:rPr>
            <w:noProof/>
            <w:lang w:val="en-GB"/>
          </w:rPr>
          <w:t xml:space="preserve"> relevant </w:t>
        </w:r>
      </w:ins>
      <w:ins w:id="226" w:author="Christian Kröher" w:date="2013-10-07T10:20:00Z">
        <w:r>
          <w:rPr>
            <w:noProof/>
            <w:lang w:val="en-GB"/>
          </w:rPr>
          <w:t xml:space="preserve">to the actual implementation of an instantiators (and new artefact types in Section </w:t>
        </w:r>
        <w:r w:rsidR="00AF5607">
          <w:rPr>
            <w:noProof/>
            <w:lang w:val="en-GB"/>
          </w:rPr>
          <w:fldChar w:fldCharType="begin"/>
        </w:r>
        <w:r>
          <w:rPr>
            <w:noProof/>
            <w:lang w:val="en-GB"/>
          </w:rPr>
          <w:instrText xml:space="preserve"> REF _Ref368904576 \r \h </w:instrText>
        </w:r>
      </w:ins>
      <w:r w:rsidR="00AF5607">
        <w:rPr>
          <w:noProof/>
          <w:lang w:val="en-GB"/>
        </w:rPr>
      </w:r>
      <w:r w:rsidR="00AF5607">
        <w:rPr>
          <w:noProof/>
          <w:lang w:val="en-GB"/>
        </w:rPr>
        <w:fldChar w:fldCharType="separate"/>
      </w:r>
      <w:r w:rsidR="00CD1C8C">
        <w:rPr>
          <w:noProof/>
          <w:lang w:val="en-GB"/>
        </w:rPr>
        <w:t>3.2</w:t>
      </w:r>
      <w:ins w:id="227" w:author="Christian Kröher" w:date="2013-10-07T10:20:00Z">
        <w:r w:rsidR="00AF5607">
          <w:rPr>
            <w:noProof/>
            <w:lang w:val="en-GB"/>
          </w:rPr>
          <w:fldChar w:fldCharType="end"/>
        </w:r>
        <w:r>
          <w:rPr>
            <w:noProof/>
            <w:lang w:val="en-GB"/>
          </w:rPr>
          <w:t xml:space="preserve">). For further </w:t>
        </w:r>
      </w:ins>
      <w:ins w:id="228" w:author="Christian Kröher" w:date="2013-10-07T10:21:00Z">
        <w:r>
          <w:rPr>
            <w:noProof/>
            <w:lang w:val="en-GB"/>
          </w:rPr>
          <w:t>details about the language concepts, the available types, and their application, please considere the VIL language specification</w:t>
        </w:r>
      </w:ins>
      <w:ins w:id="229" w:author="Christian Kröher" w:date="2013-10-07T10:22:00Z">
        <w:r>
          <w:rPr>
            <w:noProof/>
            <w:lang w:val="en-GB"/>
          </w:rPr>
          <w:t xml:space="preserve"> (cf. Section </w:t>
        </w:r>
        <w:r w:rsidR="00AF5607">
          <w:rPr>
            <w:noProof/>
            <w:lang w:val="en-GB"/>
          </w:rPr>
          <w:fldChar w:fldCharType="begin"/>
        </w:r>
        <w:r>
          <w:rPr>
            <w:noProof/>
            <w:lang w:val="en-GB"/>
          </w:rPr>
          <w:instrText xml:space="preserve"> REF _Ref368644834 \r \h </w:instrText>
        </w:r>
      </w:ins>
      <w:r w:rsidR="00AF5607">
        <w:rPr>
          <w:noProof/>
          <w:lang w:val="en-GB"/>
        </w:rPr>
      </w:r>
      <w:r w:rsidR="00AF5607">
        <w:rPr>
          <w:noProof/>
          <w:lang w:val="en-GB"/>
        </w:rPr>
        <w:fldChar w:fldCharType="separate"/>
      </w:r>
      <w:r w:rsidR="00CD1C8C">
        <w:rPr>
          <w:noProof/>
          <w:lang w:val="en-GB"/>
        </w:rPr>
        <w:t>2.4</w:t>
      </w:r>
      <w:ins w:id="230" w:author="Christian Kröher" w:date="2013-10-07T10:22:00Z">
        <w:r w:rsidR="00AF5607">
          <w:rPr>
            <w:noProof/>
            <w:lang w:val="en-GB"/>
          </w:rPr>
          <w:fldChar w:fldCharType="end"/>
        </w:r>
        <w:r>
          <w:rPr>
            <w:noProof/>
            <w:lang w:val="en-GB"/>
          </w:rPr>
          <w:t>)</w:t>
        </w:r>
      </w:ins>
      <w:ins w:id="231" w:author="Christian Kröher" w:date="2013-10-07T10:21:00Z">
        <w:r>
          <w:rPr>
            <w:noProof/>
            <w:lang w:val="en-GB"/>
          </w:rPr>
          <w:t>.</w:t>
        </w:r>
      </w:ins>
    </w:p>
    <w:p w14:paraId="268A3A7C" w14:textId="77777777"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230236"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6"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6" inset="0,0,0,0">
              <w:txbxContent>
                <w:p w14:paraId="36A2C188" w14:textId="77777777" w:rsidR="00230236" w:rsidRDefault="00230236" w:rsidP="00120341">
                  <w:pPr>
                    <w:keepNext/>
                    <w:spacing w:after="0" w:line="240" w:lineRule="auto"/>
                    <w:jc w:val="center"/>
                  </w:pPr>
                  <w:r>
                    <w:rPr>
                      <w:noProof/>
                      <w:lang w:eastAsia="de-DE"/>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6"/>
                                <a:stretch>
                                  <a:fillRect/>
                                </a:stretch>
                              </pic:blipFill>
                              <pic:spPr>
                                <a:xfrm>
                                  <a:off x="0" y="0"/>
                                  <a:ext cx="2721944" cy="4445445"/>
                                </a:xfrm>
                                <a:prstGeom prst="rect">
                                  <a:avLst/>
                                </a:prstGeom>
                              </pic:spPr>
                            </pic:pic>
                          </a:graphicData>
                        </a:graphic>
                      </wp:inline>
                    </w:drawing>
                  </w:r>
                </w:p>
                <w:p w14:paraId="1CE75720" w14:textId="77777777" w:rsidR="00230236" w:rsidRPr="00120341" w:rsidRDefault="00230236" w:rsidP="00EB1C28">
                  <w:pPr>
                    <w:pStyle w:val="Caption"/>
                    <w:jc w:val="center"/>
                    <w:rPr>
                      <w:lang w:val="en-US"/>
                    </w:rPr>
                  </w:pPr>
                  <w:bookmarkStart w:id="232" w:name="_Ref342458663"/>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3</w:t>
                  </w:r>
                  <w:r>
                    <w:fldChar w:fldCharType="end"/>
                  </w:r>
                  <w:bookmarkEnd w:id="23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77777777"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w:t>
      </w:r>
      <w:del w:id="233" w:author="Christian Kröher" w:date="2013-10-07T08:50:00Z">
        <w:r w:rsidR="005C3EB6" w:rsidDel="00D715AE">
          <w:rPr>
            <w:noProof/>
            <w:lang w:val="en-GB"/>
          </w:rPr>
          <w:delText>i</w:delText>
        </w:r>
      </w:del>
      <w:r w:rsidR="005C3EB6">
        <w:rPr>
          <w:noProof/>
          <w:lang w:val="en-GB"/>
        </w:rPr>
        <w:t>les can be considered.</w:t>
      </w:r>
    </w:p>
    <w:p w14:paraId="45275804" w14:textId="77777777" w:rsidR="00195F88" w:rsidRPr="002A5A72" w:rsidRDefault="00195F88" w:rsidP="00144934">
      <w:pPr>
        <w:pStyle w:val="ListParagraph"/>
        <w:numPr>
          <w:ilvl w:val="0"/>
          <w:numId w:val="19"/>
        </w:numPr>
        <w:jc w:val="both"/>
        <w:rPr>
          <w:noProof/>
          <w:lang w:val="en-GB"/>
        </w:rPr>
      </w:pPr>
      <w:bookmarkStart w:id="234" w:name="OLE_LINK1"/>
      <w:bookmarkStart w:id="235"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4"/>
    <w:bookmarkEnd w:id="235"/>
    <w:p w14:paraId="6D3F558C" w14:textId="77777777"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36"/>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4</w:t>
      </w:r>
      <w:r w:rsidR="00AF5607" w:rsidRPr="002A5A72">
        <w:rPr>
          <w:noProof/>
          <w:lang w:val="en-GB"/>
        </w:rPr>
        <w:fldChar w:fldCharType="end"/>
      </w:r>
      <w:commentRangeEnd w:id="236"/>
      <w:r w:rsidR="00B329E0">
        <w:rPr>
          <w:rStyle w:val="CommentReference"/>
        </w:rPr>
        <w:commentReference w:id="236"/>
      </w:r>
      <w:r w:rsidR="00A07B78" w:rsidRPr="002A5A72">
        <w:rPr>
          <w:noProof/>
          <w:lang w:val="en-GB"/>
        </w:rPr>
        <w:t xml:space="preserve">. </w:t>
      </w:r>
      <w:r w:rsidR="00A06958">
        <w:rPr>
          <w:noProof/>
          <w:lang w:val="en-GB"/>
        </w:rPr>
        <w:t>The decision variables and their values will be passed in as a VIL configuration insta</w:t>
      </w:r>
      <w:ins w:id="237" w:author="Christian Kröher" w:date="2013-10-07T10:15:00Z">
        <w:r w:rsidR="00BD7952">
          <w:rPr>
            <w:noProof/>
            <w:lang w:val="en-GB"/>
          </w:rPr>
          <w:t>n</w:t>
        </w:r>
      </w:ins>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CD1C8C">
        <w:rPr>
          <w:noProof/>
          <w:lang w:val="en-GB"/>
        </w:rPr>
        <w:t>3.1.3</w:t>
      </w:r>
      <w:r w:rsidR="00AF5607">
        <w:rPr>
          <w:noProof/>
          <w:lang w:val="en-GB"/>
        </w:rPr>
        <w:fldChar w:fldCharType="end"/>
      </w:r>
      <w:r w:rsidR="00A06958">
        <w:rPr>
          <w:noProof/>
          <w:lang w:val="en-GB"/>
        </w:rPr>
        <w:t>).</w:t>
      </w:r>
      <w:del w:id="238" w:author="Christian Kröher" w:date="2013-10-05T17:10:00Z">
        <w:r w:rsidR="00A06958" w:rsidDel="00A06958">
          <w:rPr>
            <w:noProof/>
            <w:lang w:val="en-GB"/>
          </w:rPr>
          <w:delText xml:space="preserve"> </w:delText>
        </w:r>
        <w:commentRangeStart w:id="239"/>
        <w:r w:rsidR="00A07B78" w:rsidRPr="002A5A72" w:rsidDel="00A06958">
          <w:rPr>
            <w:noProof/>
            <w:lang w:val="en-GB"/>
          </w:rPr>
          <w:delText>The decision variables and their values as well as t</w:delText>
        </w:r>
        <w:r w:rsidR="00077ABA" w:rsidRPr="002A5A72" w:rsidDel="00A06958">
          <w:rPr>
            <w:noProof/>
            <w:lang w:val="en-GB"/>
          </w:rPr>
          <w:delText>he files to instantiate</w:delText>
        </w:r>
        <w:r w:rsidR="00A07B78" w:rsidRPr="002A5A72" w:rsidDel="00A06958">
          <w:rPr>
            <w:noProof/>
            <w:lang w:val="en-GB"/>
          </w:rPr>
          <w:delText xml:space="preserve"> will be saved (temporarily) in an instantiator context</w:delText>
        </w:r>
        <w:r w:rsidR="00077ABA" w:rsidRPr="002A5A72" w:rsidDel="00A06958">
          <w:rPr>
            <w:noProof/>
            <w:lang w:val="en-GB"/>
          </w:rPr>
          <w:delText xml:space="preserve"> (using an instantiator context is a best-practice; however, this is not required)</w:delText>
        </w:r>
        <w:r w:rsidR="00A07B78" w:rsidRPr="002A5A72" w:rsidDel="00A06958">
          <w:rPr>
            <w:noProof/>
            <w:lang w:val="en-GB"/>
          </w:rPr>
          <w:delText xml:space="preserve">. An instantiator context defines </w:delText>
        </w:r>
        <w:r w:rsidR="00773DA2" w:rsidRPr="002A5A72" w:rsidDel="00A06958">
          <w:rPr>
            <w:noProof/>
            <w:lang w:val="en-GB"/>
          </w:rPr>
          <w:delText xml:space="preserve">the scope of the instantiator. To be more precise, the instantiator context subsumes all files that are selected to be instantiated by this instantiator. </w:delText>
        </w:r>
        <w:commentRangeEnd w:id="239"/>
        <w:r w:rsidR="008416A1" w:rsidDel="00A06958">
          <w:rPr>
            <w:rStyle w:val="CommentReference"/>
          </w:rPr>
          <w:commentReference w:id="239"/>
        </w:r>
        <w:r w:rsidR="00773DA2" w:rsidRPr="002A5A72" w:rsidDel="00A06958">
          <w:rPr>
            <w:noProof/>
            <w:lang w:val="en-GB"/>
          </w:rPr>
          <w:delText>Further, the instantiator context includes all variable-value pairs of the configuration.</w:delText>
        </w:r>
        <w:r w:rsidR="008F4D62" w:rsidRPr="002A5A72" w:rsidDel="00A06958">
          <w:rPr>
            <w:noProof/>
            <w:lang w:val="en-GB"/>
          </w:rPr>
          <w:delText xml:space="preserve"> The instantiator context will then be processed by the instantiator.</w:delText>
        </w:r>
      </w:del>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77777777"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del w:id="240" w:author="Christian Kröher" w:date="2013-10-05T17:10:00Z">
        <w:r w:rsidR="00143130" w:rsidRPr="002A5A72" w:rsidDel="00A06958">
          <w:rPr>
            <w:noProof/>
            <w:lang w:val="en-GB"/>
          </w:rPr>
          <w:delText>instantiator contex</w:delText>
        </w:r>
      </w:del>
      <w:ins w:id="241" w:author="Christian Kröher" w:date="2013-10-05T17:10:00Z">
        <w:r w:rsidR="00A06958">
          <w:rPr>
            <w:noProof/>
            <w:lang w:val="en-GB"/>
          </w:rPr>
          <w:t>VIL contanier</w:t>
        </w:r>
      </w:ins>
      <w:del w:id="242" w:author="Christian Kröher" w:date="2013-10-05T17:10:00Z">
        <w:r w:rsidR="00143130" w:rsidRPr="002A5A72" w:rsidDel="00A06958">
          <w:rPr>
            <w:noProof/>
            <w:lang w:val="en-GB"/>
          </w:rPr>
          <w:delText>t</w:delText>
        </w:r>
      </w:del>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D1C8C" w:rsidRPr="00120341">
        <w:rPr>
          <w:lang w:val="en-US"/>
        </w:rPr>
        <w:t xml:space="preserve">Figure </w:t>
      </w:r>
      <w:r w:rsidR="00CD1C8C">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77777777"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del w:id="243" w:author="Christian Kröher" w:date="2013-10-05T17:11:00Z">
        <w:r w:rsidR="0036543D" w:rsidRPr="002A5A72" w:rsidDel="00A06958">
          <w:rPr>
            <w:noProof/>
            <w:lang w:val="en-GB"/>
          </w:rPr>
          <w:delText>instantiator context</w:delText>
        </w:r>
      </w:del>
      <w:ins w:id="244" w:author="Christian Kröher" w:date="2013-10-05T17:11:00Z">
        <w:r w:rsidR="00A06958">
          <w:rPr>
            <w:noProof/>
            <w:lang w:val="en-GB"/>
          </w:rPr>
          <w:t>VIL configuration</w:t>
        </w:r>
      </w:ins>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230236" w:rsidP="009014EE">
      <w:pPr>
        <w:rPr>
          <w:noProof/>
          <w:lang w:val="en-GB"/>
        </w:rPr>
      </w:pPr>
      <w:r>
        <w:rPr>
          <w:rFonts w:ascii="Candara" w:hAnsi="Candara"/>
          <w:noProof/>
          <w:lang w:val="en-GB"/>
        </w:rPr>
      </w:r>
      <w:r>
        <w:rPr>
          <w:rFonts w:ascii="Candara" w:hAnsi="Candara"/>
          <w:noProof/>
          <w:lang w:val="en-GB"/>
        </w:rPr>
        <w:pict w14:anchorId="70B3B4F5">
          <v:shape id="_x0000_s1035"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6F8024FA" w14:textId="77777777" w:rsidR="00230236" w:rsidRDefault="00230236" w:rsidP="004F13F8">
                  <w:pPr>
                    <w:keepNext/>
                    <w:spacing w:after="0" w:line="240" w:lineRule="auto"/>
                    <w:jc w:val="center"/>
                  </w:pPr>
                  <w:r>
                    <w:rPr>
                      <w:noProof/>
                      <w:lang w:eastAsia="de-DE"/>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19"/>
                                <a:stretch>
                                  <a:fillRect/>
                                </a:stretch>
                              </pic:blipFill>
                              <pic:spPr>
                                <a:xfrm>
                                  <a:off x="0" y="0"/>
                                  <a:ext cx="4885944" cy="3998366"/>
                                </a:xfrm>
                                <a:prstGeom prst="rect">
                                  <a:avLst/>
                                </a:prstGeom>
                              </pic:spPr>
                            </pic:pic>
                          </a:graphicData>
                        </a:graphic>
                      </wp:inline>
                    </w:drawing>
                  </w:r>
                </w:p>
                <w:p w14:paraId="221779F1" w14:textId="77777777" w:rsidR="00230236" w:rsidRPr="00120341" w:rsidRDefault="00230236" w:rsidP="004F13F8">
                  <w:pPr>
                    <w:pStyle w:val="Caption"/>
                    <w:jc w:val="center"/>
                    <w:rPr>
                      <w:lang w:val="en-US"/>
                    </w:rPr>
                  </w:pPr>
                  <w:bookmarkStart w:id="245" w:name="_Ref342459017"/>
                  <w:r w:rsidRPr="00120341">
                    <w:rPr>
                      <w:lang w:val="en-US"/>
                    </w:rPr>
                    <w:t xml:space="preserve">Figure </w:t>
                  </w:r>
                  <w:r>
                    <w:fldChar w:fldCharType="begin"/>
                  </w:r>
                  <w:r w:rsidRPr="00120341">
                    <w:rPr>
                      <w:lang w:val="en-US"/>
                    </w:rPr>
                    <w:instrText xml:space="preserve"> SEQ Figure \* ARABIC </w:instrText>
                  </w:r>
                  <w:r>
                    <w:fldChar w:fldCharType="separate"/>
                  </w:r>
                  <w:r>
                    <w:rPr>
                      <w:noProof/>
                      <w:lang w:val="en-US"/>
                    </w:rPr>
                    <w:t>4</w:t>
                  </w:r>
                  <w:r>
                    <w:fldChar w:fldCharType="end"/>
                  </w:r>
                  <w:bookmarkEnd w:id="245"/>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77777777"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xml:space="preserve">, i.e. the generation of files based on the variable-value pairs </w:t>
      </w:r>
      <w:del w:id="246" w:author="Christian Kröher" w:date="2013-10-05T17:11:00Z">
        <w:r w:rsidRPr="002A5A72" w:rsidDel="00371755">
          <w:rPr>
            <w:noProof/>
            <w:lang w:val="en-GB"/>
          </w:rPr>
          <w:delText xml:space="preserve">of its context </w:delText>
        </w:r>
      </w:del>
      <w:r w:rsidRPr="002A5A72">
        <w:rPr>
          <w:noProof/>
          <w:lang w:val="en-GB"/>
        </w:rPr>
        <w:t>(this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47" w:name="_Ref342460161"/>
      <w:bookmarkStart w:id="248" w:name="_Ref368654978"/>
      <w:bookmarkStart w:id="249" w:name="_Ref368655548"/>
      <w:bookmarkStart w:id="250" w:name="_Ref368656132"/>
      <w:bookmarkStart w:id="251" w:name="_Toc506730190"/>
      <w:r w:rsidRPr="002A5A72">
        <w:rPr>
          <w:noProof/>
          <w:lang w:val="en-GB"/>
        </w:rPr>
        <w:t>Eclipse Plug-in Project</w:t>
      </w:r>
      <w:bookmarkEnd w:id="212"/>
      <w:r w:rsidR="007D6FD1" w:rsidRPr="002A5A72">
        <w:rPr>
          <w:noProof/>
          <w:lang w:val="en-GB"/>
        </w:rPr>
        <w:t xml:space="preserve"> Creation and Configuration</w:t>
      </w:r>
      <w:bookmarkEnd w:id="213"/>
      <w:bookmarkEnd w:id="247"/>
      <w:r w:rsidR="00F5423C" w:rsidRPr="002A5A72">
        <w:rPr>
          <w:noProof/>
          <w:lang w:val="en-GB"/>
        </w:rPr>
        <w:t xml:space="preserve"> for New Instantiators</w:t>
      </w:r>
      <w:bookmarkEnd w:id="248"/>
      <w:bookmarkEnd w:id="249"/>
      <w:bookmarkEnd w:id="250"/>
      <w:bookmarkEnd w:id="251"/>
    </w:p>
    <w:p w14:paraId="464EC79D" w14:textId="77777777"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4"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1CBAB363" w14:textId="77777777" w:rsidR="00230236" w:rsidRDefault="00230236" w:rsidP="007D6FD1">
                  <w:pPr>
                    <w:keepNext/>
                    <w:spacing w:after="0" w:line="240" w:lineRule="auto"/>
                    <w:jc w:val="center"/>
                  </w:pPr>
                  <w:r>
                    <w:rPr>
                      <w:noProof/>
                      <w:lang w:eastAsia="de-DE"/>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0"/>
                                <a:stretch>
                                  <a:fillRect/>
                                </a:stretch>
                              </pic:blipFill>
                              <pic:spPr>
                                <a:xfrm>
                                  <a:off x="0" y="0"/>
                                  <a:ext cx="3500926" cy="4094417"/>
                                </a:xfrm>
                                <a:prstGeom prst="rect">
                                  <a:avLst/>
                                </a:prstGeom>
                              </pic:spPr>
                            </pic:pic>
                          </a:graphicData>
                        </a:graphic>
                      </wp:inline>
                    </w:drawing>
                  </w:r>
                </w:p>
                <w:p w14:paraId="41809E87" w14:textId="77777777" w:rsidR="00230236" w:rsidRPr="0092284F" w:rsidRDefault="00230236" w:rsidP="007D6FD1">
                  <w:pPr>
                    <w:pStyle w:val="Caption"/>
                    <w:jc w:val="center"/>
                    <w:rPr>
                      <w:lang w:val="en-US"/>
                    </w:rPr>
                  </w:pPr>
                  <w:bookmarkStart w:id="252" w:name="_Ref368646298"/>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5</w:t>
                  </w:r>
                  <w:r>
                    <w:fldChar w:fldCharType="end"/>
                  </w:r>
                  <w:bookmarkEnd w:id="25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77777777"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230236"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3"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3" inset="0,0,0,0">
              <w:txbxContent>
                <w:p w14:paraId="236E260B" w14:textId="77777777" w:rsidR="00230236" w:rsidRDefault="00230236" w:rsidP="0003100D">
                  <w:pPr>
                    <w:keepNext/>
                    <w:spacing w:after="0" w:line="240" w:lineRule="auto"/>
                    <w:jc w:val="center"/>
                  </w:pPr>
                  <w:r>
                    <w:rPr>
                      <w:noProof/>
                      <w:lang w:eastAsia="de-DE"/>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1"/>
                                <a:stretch>
                                  <a:fillRect/>
                                </a:stretch>
                              </pic:blipFill>
                              <pic:spPr>
                                <a:xfrm>
                                  <a:off x="0" y="0"/>
                                  <a:ext cx="5578429" cy="2399873"/>
                                </a:xfrm>
                                <a:prstGeom prst="rect">
                                  <a:avLst/>
                                </a:prstGeom>
                              </pic:spPr>
                            </pic:pic>
                          </a:graphicData>
                        </a:graphic>
                      </wp:inline>
                    </w:drawing>
                  </w:r>
                </w:p>
                <w:p w14:paraId="53B63C00" w14:textId="77777777" w:rsidR="00230236" w:rsidRPr="0092284F" w:rsidRDefault="00230236" w:rsidP="0003100D">
                  <w:pPr>
                    <w:pStyle w:val="Caption"/>
                    <w:jc w:val="center"/>
                    <w:rPr>
                      <w:lang w:val="en-US"/>
                    </w:rPr>
                  </w:pPr>
                  <w:bookmarkStart w:id="256" w:name="_Ref33393682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6</w:t>
                  </w:r>
                  <w:r>
                    <w:fldChar w:fldCharType="end"/>
                  </w:r>
                  <w:bookmarkEnd w:id="256"/>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77777777"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2"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2" inset="0,0,0,0">
              <w:txbxContent>
                <w:p w14:paraId="62A235EB" w14:textId="77777777" w:rsidR="00230236" w:rsidRPr="00FD25B6" w:rsidRDefault="00230236" w:rsidP="00495364">
                  <w:pPr>
                    <w:keepNext/>
                    <w:spacing w:after="0" w:line="240" w:lineRule="auto"/>
                    <w:jc w:val="center"/>
                    <w:rPr>
                      <w:lang w:val="en-US"/>
                    </w:rPr>
                  </w:pPr>
                  <w:r>
                    <w:rPr>
                      <w:noProof/>
                      <w:lang w:eastAsia="de-DE"/>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2"/>
                                <a:stretch>
                                  <a:fillRect/>
                                </a:stretch>
                              </pic:blipFill>
                              <pic:spPr>
                                <a:xfrm>
                                  <a:off x="0" y="0"/>
                                  <a:ext cx="4201112" cy="1747129"/>
                                </a:xfrm>
                                <a:prstGeom prst="rect">
                                  <a:avLst/>
                                </a:prstGeom>
                              </pic:spPr>
                            </pic:pic>
                          </a:graphicData>
                        </a:graphic>
                      </wp:inline>
                    </w:drawing>
                  </w:r>
                </w:p>
                <w:p w14:paraId="03FB6087" w14:textId="77777777" w:rsidR="00230236" w:rsidRPr="0092284F" w:rsidRDefault="00230236" w:rsidP="0041406F">
                  <w:pPr>
                    <w:pStyle w:val="Caption"/>
                    <w:jc w:val="center"/>
                    <w:rPr>
                      <w:lang w:val="en-US"/>
                    </w:rPr>
                  </w:pPr>
                  <w:bookmarkStart w:id="257" w:name="_Ref33394139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7</w:t>
                  </w:r>
                  <w:r>
                    <w:fldChar w:fldCharType="end"/>
                  </w:r>
                  <w:bookmarkEnd w:id="257"/>
                  <w:r w:rsidRPr="00842B9E">
                    <w:rPr>
                      <w:lang w:val="en-US"/>
                    </w:rPr>
                    <w:t xml:space="preserve">: </w:t>
                  </w:r>
                  <w:r>
                    <w:rPr>
                      <w:lang w:val="en-US"/>
                    </w:rPr>
                    <w:t>Declaration of the service-component for the new instantiator</w:t>
                  </w:r>
                </w:p>
              </w:txbxContent>
            </v:textbox>
            <w10:wrap type="none"/>
            <w10:anchorlock/>
          </v:shape>
        </w:pict>
      </w:r>
    </w:p>
    <w:p w14:paraId="3013DE17" w14:textId="77777777"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77777777"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D1C8C" w:rsidRPr="00842B9E">
        <w:rPr>
          <w:lang w:val="en-US"/>
        </w:rPr>
        <w:t xml:space="preserve">Figure </w:t>
      </w:r>
      <w:r w:rsidR="00CD1C8C">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D1C8C" w:rsidRPr="00842B9E">
        <w:rPr>
          <w:lang w:val="en-US"/>
        </w:rPr>
        <w:t xml:space="preserve">Figure </w:t>
      </w:r>
      <w:r w:rsidR="00CD1C8C">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CD1C8C">
        <w:rPr>
          <w:rFonts w:ascii="Candara" w:hAnsi="Candara"/>
          <w:noProof/>
          <w:lang w:val="en-GB"/>
        </w:rPr>
        <w:t>3.1.3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1"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2CACF864" w14:textId="77777777" w:rsidR="00230236" w:rsidRPr="00FD25B6" w:rsidRDefault="00230236" w:rsidP="00472897">
                  <w:pPr>
                    <w:keepNext/>
                    <w:spacing w:after="0" w:line="240" w:lineRule="auto"/>
                    <w:jc w:val="center"/>
                    <w:rPr>
                      <w:lang w:val="en-US"/>
                    </w:rPr>
                  </w:pPr>
                  <w:r>
                    <w:rPr>
                      <w:noProof/>
                      <w:lang w:eastAsia="de-DE"/>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3"/>
                                <a:stretch>
                                  <a:fillRect/>
                                </a:stretch>
                              </pic:blipFill>
                              <pic:spPr>
                                <a:xfrm>
                                  <a:off x="0" y="0"/>
                                  <a:ext cx="4934639" cy="1553745"/>
                                </a:xfrm>
                                <a:prstGeom prst="rect">
                                  <a:avLst/>
                                </a:prstGeom>
                              </pic:spPr>
                            </pic:pic>
                          </a:graphicData>
                        </a:graphic>
                      </wp:inline>
                    </w:drawing>
                  </w:r>
                </w:p>
                <w:p w14:paraId="02C1DD63" w14:textId="77777777" w:rsidR="00230236" w:rsidRPr="0092284F" w:rsidRDefault="00230236" w:rsidP="00472897">
                  <w:pPr>
                    <w:pStyle w:val="Caption"/>
                    <w:jc w:val="center"/>
                    <w:rPr>
                      <w:lang w:val="en-US"/>
                    </w:rPr>
                  </w:pPr>
                  <w:bookmarkStart w:id="258" w:name="_Ref33394385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8</w:t>
                  </w:r>
                  <w:r>
                    <w:fldChar w:fldCharType="end"/>
                  </w:r>
                  <w:bookmarkEnd w:id="258"/>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77777777"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259" w:name="OLE_LINK2"/>
      <w:bookmarkStart w:id="260"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9</w:t>
      </w:r>
      <w:r w:rsidR="00AF5607" w:rsidRPr="002A5A72">
        <w:rPr>
          <w:rFonts w:ascii="Candara" w:hAnsi="Candara"/>
          <w:noProof/>
          <w:lang w:val="en-GB"/>
        </w:rPr>
        <w:fldChar w:fldCharType="end"/>
      </w:r>
      <w:bookmarkEnd w:id="259"/>
      <w:bookmarkEnd w:id="260"/>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sidRPr="00842B9E">
        <w:rPr>
          <w:lang w:val="en-US"/>
        </w:rPr>
        <w:t xml:space="preserve">Figure </w:t>
      </w:r>
      <w:r w:rsidR="00CD1C8C">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30"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3866A421" w14:textId="77777777" w:rsidR="00230236" w:rsidRDefault="00230236" w:rsidP="00B43760">
                  <w:pPr>
                    <w:keepNext/>
                    <w:spacing w:after="0" w:line="240" w:lineRule="auto"/>
                    <w:jc w:val="center"/>
                    <w:rPr>
                      <w:lang w:val="en-US"/>
                    </w:rPr>
                  </w:pPr>
                  <w:r>
                    <w:rPr>
                      <w:noProof/>
                      <w:lang w:eastAsia="de-DE"/>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4"/>
                                <a:stretch>
                                  <a:fillRect/>
                                </a:stretch>
                              </pic:blipFill>
                              <pic:spPr>
                                <a:xfrm>
                                  <a:off x="0" y="0"/>
                                  <a:ext cx="5565663" cy="2042445"/>
                                </a:xfrm>
                                <a:prstGeom prst="rect">
                                  <a:avLst/>
                                </a:prstGeom>
                              </pic:spPr>
                            </pic:pic>
                          </a:graphicData>
                        </a:graphic>
                      </wp:inline>
                    </w:drawing>
                  </w:r>
                </w:p>
                <w:p w14:paraId="54B36406" w14:textId="77777777" w:rsidR="00230236" w:rsidRPr="0092284F" w:rsidRDefault="00230236" w:rsidP="00B43760">
                  <w:pPr>
                    <w:pStyle w:val="Caption"/>
                    <w:jc w:val="center"/>
                    <w:rPr>
                      <w:lang w:val="en-US"/>
                    </w:rPr>
                  </w:pPr>
                  <w:bookmarkStart w:id="261" w:name="_Ref334026510"/>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9</w:t>
                  </w:r>
                  <w:r>
                    <w:fldChar w:fldCharType="end"/>
                  </w:r>
                  <w:bookmarkEnd w:id="261"/>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230236"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9"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06FD7835" w14:textId="77777777" w:rsidR="00230236" w:rsidRDefault="00230236" w:rsidP="006605C4">
                  <w:pPr>
                    <w:keepNext/>
                    <w:spacing w:after="0" w:line="240" w:lineRule="auto"/>
                    <w:jc w:val="center"/>
                    <w:rPr>
                      <w:lang w:val="en-US"/>
                    </w:rPr>
                  </w:pPr>
                  <w:r>
                    <w:rPr>
                      <w:noProof/>
                      <w:lang w:eastAsia="de-DE"/>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5"/>
                                <a:stretch>
                                  <a:fillRect/>
                                </a:stretch>
                              </pic:blipFill>
                              <pic:spPr>
                                <a:xfrm>
                                  <a:off x="0" y="0"/>
                                  <a:ext cx="5667785" cy="3733845"/>
                                </a:xfrm>
                                <a:prstGeom prst="rect">
                                  <a:avLst/>
                                </a:prstGeom>
                              </pic:spPr>
                            </pic:pic>
                          </a:graphicData>
                        </a:graphic>
                      </wp:inline>
                    </w:drawing>
                  </w:r>
                </w:p>
                <w:p w14:paraId="44F94619" w14:textId="77777777" w:rsidR="00230236" w:rsidRPr="0092284F" w:rsidRDefault="00230236" w:rsidP="006605C4">
                  <w:pPr>
                    <w:pStyle w:val="Caption"/>
                    <w:jc w:val="center"/>
                    <w:rPr>
                      <w:lang w:val="en-US"/>
                    </w:rPr>
                  </w:pPr>
                  <w:bookmarkStart w:id="262" w:name="_Ref334004452"/>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10</w:t>
                  </w:r>
                  <w:r>
                    <w:fldChar w:fldCharType="end"/>
                  </w:r>
                  <w:bookmarkEnd w:id="262"/>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263" w:name="_Ref334002980"/>
      <w:bookmarkStart w:id="264" w:name="_Ref334017116"/>
      <w:bookmarkStart w:id="265" w:name="_Ref334026349"/>
      <w:bookmarkStart w:id="266" w:name="_Toc506730191"/>
      <w:r w:rsidRPr="002A5A72">
        <w:rPr>
          <w:noProof/>
          <w:lang w:val="en-GB"/>
        </w:rPr>
        <w:t xml:space="preserve">Instantiator </w:t>
      </w:r>
      <w:bookmarkEnd w:id="263"/>
      <w:bookmarkEnd w:id="264"/>
      <w:r w:rsidR="00803658" w:rsidRPr="002A5A72">
        <w:rPr>
          <w:noProof/>
          <w:lang w:val="en-GB"/>
        </w:rPr>
        <w:t>Implementation</w:t>
      </w:r>
      <w:bookmarkEnd w:id="265"/>
      <w:bookmarkEnd w:id="266"/>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77777777"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7777777"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3.1.4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267"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268" w:author="Christian Kröher" w:date="2013-10-07T10:11:00Z">
            <w:rPr>
              <w:rFonts w:ascii="Consolas" w:hAnsi="Consolas" w:cs="Consolas"/>
              <w:b/>
              <w:bCs/>
              <w:color w:val="7F0055"/>
              <w:sz w:val="20"/>
              <w:szCs w:val="20"/>
              <w:u w:val="single"/>
            </w:rPr>
          </w:rPrChange>
        </w:rPr>
        <w:t>package</w:t>
      </w:r>
      <w:r w:rsidRPr="00AF5607">
        <w:rPr>
          <w:rFonts w:ascii="Consolas" w:hAnsi="Consolas" w:cs="Consolas"/>
          <w:color w:val="000000"/>
          <w:sz w:val="17"/>
          <w:szCs w:val="17"/>
          <w:lang w:val="en-US"/>
          <w:rPrChange w:id="269" w:author="Christian Kröher" w:date="2013-10-07T10:11:00Z">
            <w:rPr>
              <w:rFonts w:ascii="Consolas" w:hAnsi="Consolas" w:cs="Consolas"/>
              <w:color w:val="000000"/>
              <w:sz w:val="20"/>
              <w:szCs w:val="20"/>
              <w:u w:val="single"/>
            </w:rPr>
          </w:rPrChange>
        </w:rPr>
        <w:t xml:space="preserve"> easyexampleinstantiator;</w:t>
      </w:r>
    </w:p>
    <w:p w14:paraId="08E1C4E4" w14:textId="77777777" w:rsidR="00D318D8" w:rsidRPr="00CD1C8C" w:rsidRDefault="00D318D8" w:rsidP="00D318D8">
      <w:pPr>
        <w:autoSpaceDE w:val="0"/>
        <w:autoSpaceDN w:val="0"/>
        <w:adjustRightInd w:val="0"/>
        <w:spacing w:after="0" w:line="240" w:lineRule="auto"/>
        <w:ind w:left="567"/>
        <w:rPr>
          <w:rFonts w:ascii="Consolas" w:hAnsi="Consolas" w:cs="Consolas"/>
          <w:sz w:val="17"/>
          <w:szCs w:val="17"/>
          <w:lang w:val="en-US"/>
          <w:rPrChange w:id="270" w:author="Christian Kröher" w:date="2013-10-07T10:11:00Z">
            <w:rPr>
              <w:rFonts w:ascii="Consolas" w:hAnsi="Consolas" w:cs="Consolas"/>
              <w:sz w:val="20"/>
              <w:szCs w:val="20"/>
            </w:rPr>
          </w:rPrChange>
        </w:rPr>
      </w:pPr>
    </w:p>
    <w:p w14:paraId="584B0EDB"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271"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272"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273" w:author="Christian Kröher" w:date="2013-10-07T10:11:00Z">
            <w:rPr>
              <w:rFonts w:ascii="Consolas" w:hAnsi="Consolas" w:cs="Consolas"/>
              <w:color w:val="000000"/>
              <w:sz w:val="20"/>
              <w:szCs w:val="20"/>
              <w:u w:val="single"/>
            </w:rPr>
          </w:rPrChange>
        </w:rPr>
        <w:t xml:space="preserve"> de.uni_hildesheim.sse.easy_producer.instantiator.model.artifactModel</w:t>
      </w:r>
    </w:p>
    <w:p w14:paraId="5285D1F5"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274"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275"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276"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277" w:author="Christian Kröher" w:date="2013-10-07T10:11:00Z">
            <w:rPr>
              <w:rFonts w:ascii="Consolas" w:hAnsi="Consolas" w:cs="Consolas"/>
              <w:color w:val="000000"/>
              <w:sz w:val="20"/>
              <w:szCs w:val="20"/>
              <w:u w:val="single"/>
            </w:rPr>
          </w:rPrChange>
        </w:rPr>
        <w:t>.FileArtifact;</w:t>
      </w:r>
    </w:p>
    <w:p w14:paraId="72D47B25"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278"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279"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280" w:author="Christian Kröher" w:date="2013-10-07T10:11:00Z">
            <w:rPr>
              <w:rFonts w:ascii="Consolas" w:hAnsi="Consolas" w:cs="Consolas"/>
              <w:color w:val="000000"/>
              <w:sz w:val="20"/>
              <w:szCs w:val="20"/>
              <w:u w:val="single"/>
            </w:rPr>
          </w:rPrChange>
        </w:rPr>
        <w:t xml:space="preserve"> de.uni_hildesheim.sse.easy_producer.instantiator.model.vilTypes</w:t>
      </w:r>
    </w:p>
    <w:p w14:paraId="5C851DCB"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281"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282"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283"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284" w:author="Christian Kröher" w:date="2013-10-07T10:11:00Z">
            <w:rPr>
              <w:rFonts w:ascii="Consolas" w:hAnsi="Consolas" w:cs="Consolas"/>
              <w:color w:val="000000"/>
              <w:sz w:val="20"/>
              <w:szCs w:val="20"/>
              <w:u w:val="single"/>
            </w:rPr>
          </w:rPrChange>
        </w:rPr>
        <w:t>.ArtifactException;</w:t>
      </w:r>
    </w:p>
    <w:p w14:paraId="79D4EF8D"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285"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286"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287" w:author="Christian Kröher" w:date="2013-10-07T10:11:00Z">
            <w:rPr>
              <w:rFonts w:ascii="Consolas" w:hAnsi="Consolas" w:cs="Consolas"/>
              <w:color w:val="000000"/>
              <w:sz w:val="20"/>
              <w:szCs w:val="20"/>
              <w:u w:val="single"/>
            </w:rPr>
          </w:rPrChange>
        </w:rPr>
        <w:t xml:space="preserve"> de.uni_hildesheim.sse.easy_producer.instantiator.model.vilTypes</w:t>
      </w:r>
    </w:p>
    <w:p w14:paraId="78F6E942"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288"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289"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290"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291" w:author="Christian Kröher" w:date="2013-10-07T10:11:00Z">
            <w:rPr>
              <w:rFonts w:ascii="Consolas" w:hAnsi="Consolas" w:cs="Consolas"/>
              <w:color w:val="000000"/>
              <w:sz w:val="20"/>
              <w:szCs w:val="20"/>
              <w:u w:val="single"/>
            </w:rPr>
          </w:rPrChange>
        </w:rPr>
        <w:t>.Collection;</w:t>
      </w:r>
    </w:p>
    <w:p w14:paraId="335F7EB1"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292"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293"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294" w:author="Christian Kröher" w:date="2013-10-07T10:11:00Z">
            <w:rPr>
              <w:rFonts w:ascii="Consolas" w:hAnsi="Consolas" w:cs="Consolas"/>
              <w:color w:val="000000"/>
              <w:sz w:val="20"/>
              <w:szCs w:val="20"/>
              <w:u w:val="single"/>
            </w:rPr>
          </w:rPrChange>
        </w:rPr>
        <w:t xml:space="preserve"> de.uni_hildesheim.sse.easy_producer.instantiator.model.vilTypes</w:t>
      </w:r>
    </w:p>
    <w:p w14:paraId="718C0D90"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295"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296"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297"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298" w:author="Christian Kröher" w:date="2013-10-07T10:11:00Z">
            <w:rPr>
              <w:rFonts w:ascii="Consolas" w:hAnsi="Consolas" w:cs="Consolas"/>
              <w:color w:val="000000"/>
              <w:sz w:val="20"/>
              <w:szCs w:val="20"/>
              <w:u w:val="single"/>
            </w:rPr>
          </w:rPrChange>
        </w:rPr>
        <w:t>.IVilType;</w:t>
      </w:r>
    </w:p>
    <w:p w14:paraId="24F12F2C"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299"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300"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01" w:author="Christian Kröher" w:date="2013-10-07T10:11:00Z">
            <w:rPr>
              <w:rFonts w:ascii="Consolas" w:hAnsi="Consolas" w:cs="Consolas"/>
              <w:color w:val="000000"/>
              <w:sz w:val="20"/>
              <w:szCs w:val="20"/>
              <w:u w:val="single"/>
            </w:rPr>
          </w:rPrChange>
        </w:rPr>
        <w:t xml:space="preserve"> de.uni_hildesheim.sse.easy_producer.instantiator.model.vilTypes</w:t>
      </w:r>
    </w:p>
    <w:p w14:paraId="53AB6727"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02"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03"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304"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305" w:author="Christian Kröher" w:date="2013-10-07T10:11:00Z">
            <w:rPr>
              <w:rFonts w:ascii="Consolas" w:hAnsi="Consolas" w:cs="Consolas"/>
              <w:color w:val="000000"/>
              <w:sz w:val="20"/>
              <w:szCs w:val="20"/>
              <w:u w:val="single"/>
            </w:rPr>
          </w:rPrChange>
        </w:rPr>
        <w:t>.Instantiator;</w:t>
      </w:r>
    </w:p>
    <w:p w14:paraId="71A11789"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06"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07"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08" w:author="Christian Kröher" w:date="2013-10-07T10:11:00Z">
            <w:rPr>
              <w:rFonts w:ascii="Consolas" w:hAnsi="Consolas" w:cs="Consolas"/>
              <w:color w:val="000000"/>
              <w:sz w:val="20"/>
              <w:szCs w:val="20"/>
              <w:u w:val="single"/>
            </w:rPr>
          </w:rPrChange>
        </w:rPr>
        <w:t xml:space="preserve"> de.uni_hildesheim.sse.easy_producer.instantiator.model.vilTypes.Set;</w:t>
      </w:r>
    </w:p>
    <w:p w14:paraId="4C10D0D7" w14:textId="77777777" w:rsidR="00D318D8" w:rsidRPr="00CD1C8C" w:rsidRDefault="00AF5607" w:rsidP="00D318D8">
      <w:pPr>
        <w:autoSpaceDE w:val="0"/>
        <w:autoSpaceDN w:val="0"/>
        <w:adjustRightInd w:val="0"/>
        <w:spacing w:after="0" w:line="240" w:lineRule="auto"/>
        <w:ind w:left="567"/>
        <w:rPr>
          <w:rFonts w:ascii="Consolas" w:hAnsi="Consolas" w:cs="Consolas"/>
          <w:color w:val="000000"/>
          <w:sz w:val="17"/>
          <w:szCs w:val="17"/>
          <w:lang w:val="en-US"/>
          <w:rPrChange w:id="309" w:author="Christian Kröher" w:date="2013-10-07T10:11:00Z">
            <w:rPr>
              <w:rFonts w:ascii="Consolas" w:hAnsi="Consolas" w:cs="Consolas"/>
              <w:color w:val="000000"/>
              <w:sz w:val="20"/>
              <w:szCs w:val="20"/>
            </w:rPr>
          </w:rPrChange>
        </w:rPr>
      </w:pPr>
      <w:r w:rsidRPr="00AF5607">
        <w:rPr>
          <w:rFonts w:ascii="Consolas" w:hAnsi="Consolas" w:cs="Consolas"/>
          <w:b/>
          <w:bCs/>
          <w:color w:val="7F0055"/>
          <w:sz w:val="17"/>
          <w:szCs w:val="17"/>
          <w:lang w:val="en-US"/>
          <w:rPrChange w:id="310" w:author="Christian Kröher" w:date="2013-10-07T10:1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311" w:author="Christian Kröher" w:date="2013-10-07T10:11:00Z">
            <w:rPr>
              <w:rFonts w:ascii="Consolas" w:hAnsi="Consolas" w:cs="Consolas"/>
              <w:color w:val="000000"/>
              <w:sz w:val="20"/>
              <w:szCs w:val="20"/>
              <w:u w:val="single"/>
            </w:rPr>
          </w:rPrChange>
        </w:rPr>
        <w:t xml:space="preserve"> de.uni_hildesheim.sse.easy_producer.instantiator.model.vilTypes</w:t>
      </w:r>
    </w:p>
    <w:p w14:paraId="3C289B80" w14:textId="77777777" w:rsidR="00D318D8" w:rsidRPr="00CD1C8C" w:rsidRDefault="00AF5607" w:rsidP="00D318D8">
      <w:pPr>
        <w:autoSpaceDE w:val="0"/>
        <w:autoSpaceDN w:val="0"/>
        <w:adjustRightInd w:val="0"/>
        <w:spacing w:after="0" w:line="240" w:lineRule="auto"/>
        <w:ind w:left="567"/>
        <w:rPr>
          <w:rFonts w:ascii="Consolas" w:hAnsi="Consolas" w:cs="Consolas"/>
          <w:sz w:val="17"/>
          <w:szCs w:val="17"/>
          <w:lang w:val="en-US"/>
          <w:rPrChange w:id="312" w:author="Christian Kröher" w:date="2013-10-07T10:11:00Z">
            <w:rPr>
              <w:rFonts w:ascii="Consolas" w:hAnsi="Consolas" w:cs="Consolas"/>
              <w:sz w:val="20"/>
              <w:szCs w:val="20"/>
            </w:rPr>
          </w:rPrChange>
        </w:rPr>
      </w:pPr>
      <w:r w:rsidRPr="00AF5607">
        <w:rPr>
          <w:rFonts w:ascii="Consolas" w:hAnsi="Consolas" w:cs="Consolas"/>
          <w:b/>
          <w:bCs/>
          <w:color w:val="7F0055"/>
          <w:sz w:val="17"/>
          <w:szCs w:val="17"/>
          <w:lang w:val="en-US"/>
          <w:rPrChange w:id="313" w:author="Christian Kröher" w:date="2013-10-07T10:11:00Z">
            <w:rPr>
              <w:rFonts w:ascii="Consolas" w:hAnsi="Consolas" w:cs="Consolas"/>
              <w:b/>
              <w:bCs/>
              <w:color w:val="7F0055"/>
              <w:sz w:val="20"/>
              <w:szCs w:val="20"/>
              <w:u w:val="single"/>
            </w:rPr>
          </w:rPrChange>
        </w:rPr>
        <w:tab/>
      </w:r>
      <w:r w:rsidRPr="00AF5607">
        <w:rPr>
          <w:rFonts w:ascii="Consolas" w:hAnsi="Consolas" w:cs="Consolas"/>
          <w:b/>
          <w:bCs/>
          <w:color w:val="7F0055"/>
          <w:sz w:val="17"/>
          <w:szCs w:val="17"/>
          <w:lang w:val="en-US"/>
          <w:rPrChange w:id="314" w:author="Christian Kröher" w:date="2013-10-07T10:11:00Z">
            <w:rPr>
              <w:rFonts w:ascii="Consolas" w:hAnsi="Consolas" w:cs="Consolas"/>
              <w:b/>
              <w:bCs/>
              <w:color w:val="7F0055"/>
              <w:sz w:val="20"/>
              <w:szCs w:val="20"/>
              <w:u w:val="single"/>
            </w:rPr>
          </w:rPrChange>
        </w:rPr>
        <w:tab/>
      </w:r>
      <w:r w:rsidRPr="00AF5607">
        <w:rPr>
          <w:rFonts w:ascii="Consolas" w:hAnsi="Consolas" w:cs="Consolas"/>
          <w:color w:val="000000"/>
          <w:sz w:val="17"/>
          <w:szCs w:val="17"/>
          <w:lang w:val="en-US"/>
          <w:rPrChange w:id="315" w:author="Christian Kröher" w:date="2013-10-07T10:11:00Z">
            <w:rPr>
              <w:rFonts w:ascii="Consolas" w:hAnsi="Consolas" w:cs="Consolas"/>
              <w:color w:val="000000"/>
              <w:sz w:val="20"/>
              <w:szCs w:val="20"/>
              <w:u w:val="single"/>
            </w:rPr>
          </w:rPrChange>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777777"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ins w:id="316" w:author="Christian Kröher" w:date="2013-10-07T08:41:00Z">
        <w:r w:rsidR="0008403E">
          <w:rPr>
            <w:rFonts w:ascii="Candara" w:hAnsi="Candara"/>
            <w:noProof/>
            <w:lang w:val="en-GB"/>
          </w:rPr>
          <w:t xml:space="preserve"> (mandatory)</w:t>
        </w:r>
      </w:ins>
      <w:r>
        <w:rPr>
          <w:rFonts w:ascii="Candara" w:hAnsi="Candara"/>
          <w:noProof/>
          <w:lang w:val="en-GB"/>
        </w:rPr>
        <w:t>.</w:t>
      </w:r>
      <w:r w:rsidR="00C25C32">
        <w:rPr>
          <w:rFonts w:ascii="Candara" w:hAnsi="Candara"/>
          <w:noProof/>
          <w:lang w:val="en-GB"/>
        </w:rPr>
        <w:t xml:space="preserve"> Here, the name of the method </w:t>
      </w:r>
      <w:r w:rsidR="00AF5607" w:rsidRPr="00AF5607">
        <w:rPr>
          <w:rFonts w:ascii="Candara" w:hAnsi="Candara"/>
          <w:i/>
          <w:noProof/>
          <w:lang w:val="en-GB"/>
          <w:rPrChange w:id="317" w:author="Christian Kröher" w:date="2013-10-07T08:41:00Z">
            <w:rPr>
              <w:rFonts w:ascii="Candara" w:hAnsi="Candara"/>
              <w:noProof/>
              <w:color w:val="2516EA" w:themeColor="hyperlink"/>
              <w:u w:val="single"/>
              <w:lang w:val="en-GB"/>
            </w:rPr>
          </w:rPrChange>
        </w:rPr>
        <w:t>ex</w:t>
      </w:r>
      <w:del w:id="318" w:author="El-Sharkawy" w:date="2013-10-15T08:41:00Z">
        <w:r w:rsidR="00AF5607" w:rsidRPr="00AF5607" w:rsidDel="00810AC0">
          <w:rPr>
            <w:rFonts w:ascii="Candara" w:hAnsi="Candara"/>
            <w:i/>
            <w:noProof/>
            <w:lang w:val="en-GB"/>
            <w:rPrChange w:id="319" w:author="Christian Kröher" w:date="2013-10-07T08:41:00Z">
              <w:rPr>
                <w:rFonts w:ascii="Candara" w:hAnsi="Candara"/>
                <w:noProof/>
                <w:color w:val="2516EA" w:themeColor="hyperlink"/>
                <w:u w:val="single"/>
                <w:lang w:val="en-GB"/>
              </w:rPr>
            </w:rPrChange>
          </w:rPr>
          <w:delText>m</w:delText>
        </w:r>
      </w:del>
      <w:r w:rsidR="00AF5607" w:rsidRPr="00AF5607">
        <w:rPr>
          <w:rFonts w:ascii="Candara" w:hAnsi="Candara"/>
          <w:i/>
          <w:noProof/>
          <w:lang w:val="en-GB"/>
          <w:rPrChange w:id="320" w:author="Christian Kröher" w:date="2013-10-07T08:41:00Z">
            <w:rPr>
              <w:rFonts w:ascii="Candara" w:hAnsi="Candara"/>
              <w:noProof/>
              <w:color w:val="2516EA" w:themeColor="hyperlink"/>
              <w:u w:val="single"/>
              <w:lang w:val="en-GB"/>
            </w:rPr>
          </w:rPrChange>
        </w:rPr>
        <w:t>a</w:t>
      </w:r>
      <w:ins w:id="321" w:author="El-Sharkawy" w:date="2013-10-15T08:41:00Z">
        <w:r w:rsidR="00810AC0">
          <w:rPr>
            <w:rFonts w:ascii="Candara" w:hAnsi="Candara"/>
            <w:i/>
            <w:noProof/>
            <w:lang w:val="en-GB"/>
          </w:rPr>
          <w:t>m</w:t>
        </w:r>
      </w:ins>
      <w:r w:rsidR="00AF5607" w:rsidRPr="00AF5607">
        <w:rPr>
          <w:rFonts w:ascii="Candara" w:hAnsi="Candara"/>
          <w:i/>
          <w:noProof/>
          <w:lang w:val="en-GB"/>
          <w:rPrChange w:id="322" w:author="Christian Kröher" w:date="2013-10-07T08:41:00Z">
            <w:rPr>
              <w:rFonts w:ascii="Candara" w:hAnsi="Candara"/>
              <w:noProof/>
              <w:color w:val="2516EA" w:themeColor="hyperlink"/>
              <w:u w:val="single"/>
              <w:lang w:val="en-GB"/>
            </w:rPr>
          </w:rPrChange>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ins w:id="323" w:author="Christian Kröher" w:date="2013-10-07T08:41:00Z">
        <w:r w:rsidR="0008403E">
          <w:rPr>
            <w:rFonts w:ascii="Candara" w:hAnsi="Candara"/>
            <w:noProof/>
            <w:lang w:val="en-GB"/>
          </w:rPr>
          <w:t>a</w:t>
        </w:r>
      </w:ins>
      <w:r>
        <w:rPr>
          <w:rFonts w:ascii="Candara" w:hAnsi="Candara"/>
          <w:noProof/>
          <w:lang w:val="en-GB"/>
        </w:rPr>
        <w:t>m</w:t>
      </w:r>
      <w:del w:id="324" w:author="Christian Kröher" w:date="2013-10-07T08:41:00Z">
        <w:r w:rsidDel="0008403E">
          <w:rPr>
            <w:rFonts w:ascii="Candara" w:hAnsi="Candara"/>
            <w:noProof/>
            <w:lang w:val="en-GB"/>
          </w:rPr>
          <w:delText>a</w:delText>
        </w:r>
      </w:del>
      <w:r>
        <w:rPr>
          <w:rFonts w:ascii="Candara" w:hAnsi="Candara"/>
          <w:noProof/>
          <w:lang w:val="en-GB"/>
        </w:rPr>
        <w:t xml:space="preserve">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77777777"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AF5607">
        <w:rPr>
          <w:rFonts w:ascii="Candara" w:hAnsi="Candara"/>
          <w:noProof/>
          <w:lang w:val="en-GB"/>
          <w:rPrChange w:id="325" w:author="Christian Kröher" w:date="2013-10-07T08:41:00Z">
            <w:rPr>
              <w:rFonts w:ascii="Candara" w:hAnsi="Candara"/>
              <w:noProof/>
              <w:color w:val="2516EA" w:themeColor="hyperlink"/>
              <w:u w:val="single"/>
              <w:lang w:val="en-GB"/>
            </w:rPr>
          </w:rPrChange>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del w:id="326" w:author="Christian Kröher" w:date="2013-10-07T08:42:00Z">
        <w:r w:rsidR="00176347" w:rsidDel="0008403E">
          <w:rPr>
            <w:noProof/>
            <w:lang w:val="en-GB"/>
          </w:rPr>
          <w:delText xml:space="preserve">instantiated </w:delText>
        </w:r>
      </w:del>
      <w:ins w:id="327" w:author="Christian Kröher" w:date="2013-10-07T08:42:00Z">
        <w:r w:rsidR="0008403E">
          <w:rPr>
            <w:noProof/>
            <w:lang w:val="en-GB"/>
          </w:rPr>
          <w:t xml:space="preserve">processed </w:t>
        </w:r>
      </w:ins>
      <w:r w:rsidR="00176347">
        <w:rPr>
          <w:noProof/>
          <w:lang w:val="en-GB"/>
        </w:rPr>
        <w:t>by the instantor</w:t>
      </w:r>
      <w:ins w:id="328" w:author="Christian Kröher" w:date="2013-10-07T08:42:00Z">
        <w:r w:rsidR="0008403E">
          <w:rPr>
            <w:noProof/>
            <w:lang w:val="en-GB"/>
          </w:rPr>
          <w:t xml:space="preserve"> depending on the actual logic</w:t>
        </w:r>
      </w:ins>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77777777" w:rsidR="00D22EA7" w:rsidRDefault="004636FE" w:rsidP="00E259F8">
      <w:pPr>
        <w:jc w:val="both"/>
        <w:rPr>
          <w:rFonts w:ascii="Candara" w:hAnsi="Candara"/>
          <w:noProof/>
          <w:lang w:val="en-GB"/>
        </w:rPr>
      </w:pPr>
      <w:ins w:id="329" w:author="Christian Kröher" w:date="2013-10-07T08:43:00Z">
        <w:r>
          <w:rPr>
            <w:rFonts w:ascii="Candara" w:hAnsi="Candara"/>
            <w:noProof/>
            <w:lang w:val="en-GB"/>
          </w:rPr>
          <w:t>Please note that t</w:t>
        </w:r>
      </w:ins>
      <w:del w:id="330" w:author="Christian Kröher" w:date="2013-10-07T08:43:00Z">
        <w:r w:rsidR="00C25C32" w:rsidDel="004636FE">
          <w:rPr>
            <w:rFonts w:ascii="Candara" w:hAnsi="Candara"/>
            <w:noProof/>
            <w:lang w:val="en-GB"/>
          </w:rPr>
          <w:delText>T</w:delText>
        </w:r>
      </w:del>
      <w:r w:rsidR="00C25C32">
        <w:rPr>
          <w:rFonts w:ascii="Candara" w:hAnsi="Candara"/>
          <w:noProof/>
          <w:lang w:val="en-GB"/>
        </w:rPr>
        <w:t>he ex</w:t>
      </w:r>
      <w:del w:id="331" w:author="El-Sharkawy" w:date="2013-10-15T08:41:00Z">
        <w:r w:rsidR="00C25C32" w:rsidDel="00810AC0">
          <w:rPr>
            <w:rFonts w:ascii="Candara" w:hAnsi="Candara"/>
            <w:noProof/>
            <w:lang w:val="en-GB"/>
          </w:rPr>
          <w:delText>m</w:delText>
        </w:r>
      </w:del>
      <w:r w:rsidR="00C25C32">
        <w:rPr>
          <w:rFonts w:ascii="Candara" w:hAnsi="Candara"/>
          <w:noProof/>
          <w:lang w:val="en-GB"/>
        </w:rPr>
        <w:t>a</w:t>
      </w:r>
      <w:ins w:id="332" w:author="El-Sharkawy" w:date="2013-10-15T08:41:00Z">
        <w:r w:rsidR="00810AC0">
          <w:rPr>
            <w:rFonts w:ascii="Candara" w:hAnsi="Candara"/>
            <w:noProof/>
            <w:lang w:val="en-GB"/>
          </w:rPr>
          <w:t>m</w:t>
        </w:r>
      </w:ins>
      <w:r w:rsidR="00C25C32">
        <w:rPr>
          <w:rFonts w:ascii="Candara" w:hAnsi="Candara"/>
          <w:noProof/>
          <w:lang w:val="en-GB"/>
        </w:rPr>
        <w:t xml:space="preserve">ple </w:t>
      </w:r>
      <w:ins w:id="333" w:author="Christian Kröher" w:date="2013-10-07T08:43:00Z">
        <w:r>
          <w:rPr>
            <w:rFonts w:ascii="Candara" w:hAnsi="Candara"/>
            <w:noProof/>
            <w:lang w:val="en-GB"/>
          </w:rPr>
          <w:t xml:space="preserve">above </w:t>
        </w:r>
      </w:ins>
      <w:r w:rsidR="00C25C32">
        <w:rPr>
          <w:rFonts w:ascii="Candara" w:hAnsi="Candara"/>
          <w:noProof/>
          <w:lang w:val="en-GB"/>
        </w:rPr>
        <w:t xml:space="preserve">only provides a prototypical implementation of an instantiator. The </w:t>
      </w:r>
      <w:del w:id="334" w:author="Christian Kröher" w:date="2013-10-07T08:45:00Z">
        <w:r w:rsidR="00C25C32" w:rsidDel="004636FE">
          <w:rPr>
            <w:rFonts w:ascii="Candara" w:hAnsi="Candara"/>
            <w:noProof/>
            <w:lang w:val="en-GB"/>
          </w:rPr>
          <w:delText xml:space="preserve">available </w:delText>
        </w:r>
      </w:del>
      <w:r w:rsidR="00C25C32">
        <w:rPr>
          <w:rFonts w:ascii="Candara" w:hAnsi="Candara"/>
          <w:noProof/>
          <w:lang w:val="en-GB"/>
        </w:rPr>
        <w:t xml:space="preserve">types </w:t>
      </w:r>
      <w:del w:id="335" w:author="Christian Kröher" w:date="2013-10-07T08:45:00Z">
        <w:r w:rsidR="00C25C32" w:rsidDel="004636FE">
          <w:rPr>
            <w:rFonts w:ascii="Candara" w:hAnsi="Candara"/>
            <w:noProof/>
            <w:lang w:val="en-GB"/>
          </w:rPr>
          <w:delText xml:space="preserve">depend </w:delText>
        </w:r>
      </w:del>
      <w:ins w:id="336" w:author="Christian Kröher" w:date="2013-10-07T08:45:00Z">
        <w:r>
          <w:rPr>
            <w:rFonts w:ascii="Candara" w:hAnsi="Candara"/>
            <w:noProof/>
            <w:lang w:val="en-GB"/>
          </w:rPr>
          <w:t>used i</w:t>
        </w:r>
      </w:ins>
      <w:ins w:id="337" w:author="Christian Kröher" w:date="2013-10-07T08:44:00Z">
        <w:r>
          <w:rPr>
            <w:rFonts w:ascii="Candara" w:hAnsi="Candara"/>
            <w:noProof/>
            <w:lang w:val="en-GB"/>
          </w:rPr>
          <w:t xml:space="preserve">n the actual implementation </w:t>
        </w:r>
      </w:ins>
      <w:ins w:id="338" w:author="Christian Kröher" w:date="2013-10-07T08:45:00Z">
        <w:r>
          <w:rPr>
            <w:rFonts w:ascii="Candara" w:hAnsi="Candara"/>
            <w:noProof/>
            <w:lang w:val="en-GB"/>
          </w:rPr>
          <w:t>depend on the logic of the instantiat</w:t>
        </w:r>
      </w:ins>
      <w:ins w:id="339" w:author="Christian Kröher" w:date="2013-10-07T08:46:00Z">
        <w:r>
          <w:rPr>
            <w:rFonts w:ascii="Candara" w:hAnsi="Candara"/>
            <w:noProof/>
            <w:lang w:val="en-GB"/>
          </w:rPr>
          <w:t xml:space="preserve">or and its </w:t>
        </w:r>
      </w:ins>
      <w:ins w:id="340" w:author="Christian Kröher" w:date="2013-10-07T08:45:00Z">
        <w:r>
          <w:rPr>
            <w:rFonts w:ascii="Candara" w:hAnsi="Candara"/>
            <w:noProof/>
            <w:lang w:val="en-GB"/>
          </w:rPr>
          <w:t>purp</w:t>
        </w:r>
      </w:ins>
      <w:ins w:id="341" w:author="Christian Kröher" w:date="2013-10-07T08:46:00Z">
        <w:r>
          <w:rPr>
            <w:rFonts w:ascii="Candara" w:hAnsi="Candara"/>
            <w:noProof/>
            <w:lang w:val="en-GB"/>
          </w:rPr>
          <w:t>ose</w:t>
        </w:r>
      </w:ins>
      <w:ins w:id="342" w:author="Christian Kröher" w:date="2013-10-07T08:44:00Z">
        <w:r>
          <w:rPr>
            <w:rFonts w:ascii="Candara" w:hAnsi="Candara"/>
            <w:noProof/>
            <w:lang w:val="en-GB"/>
          </w:rPr>
          <w:t>. T</w:t>
        </w:r>
      </w:ins>
      <w:ins w:id="343" w:author="Christian Kröher" w:date="2013-10-07T08:45:00Z">
        <w:r>
          <w:rPr>
            <w:rFonts w:ascii="Candara" w:hAnsi="Candara"/>
            <w:noProof/>
            <w:lang w:val="en-GB"/>
          </w:rPr>
          <w:t xml:space="preserve">he available types in turn depend </w:t>
        </w:r>
      </w:ins>
      <w:r w:rsidR="00C25C32">
        <w:rPr>
          <w:rFonts w:ascii="Candara" w:hAnsi="Candara"/>
          <w:noProof/>
          <w:lang w:val="en-GB"/>
        </w:rPr>
        <w:t>on the VIL type system.</w:t>
      </w:r>
    </w:p>
    <w:p w14:paraId="4106FF7E" w14:textId="77777777" w:rsidR="00D318D8" w:rsidRPr="002A5A72" w:rsidDel="00323E2F" w:rsidRDefault="00D318D8" w:rsidP="00E259F8">
      <w:pPr>
        <w:jc w:val="both"/>
        <w:rPr>
          <w:del w:id="344" w:author="Christian Kröher" w:date="2013-10-05T15:59:00Z"/>
          <w:rFonts w:ascii="Candara" w:hAnsi="Candara"/>
          <w:noProof/>
          <w:lang w:val="en-GB"/>
        </w:rPr>
      </w:pPr>
    </w:p>
    <w:p w14:paraId="44846475" w14:textId="77777777" w:rsidR="00F27723" w:rsidRPr="002A5A72" w:rsidDel="00323E2F" w:rsidRDefault="00F27723" w:rsidP="00F27723">
      <w:pPr>
        <w:autoSpaceDE w:val="0"/>
        <w:autoSpaceDN w:val="0"/>
        <w:adjustRightInd w:val="0"/>
        <w:spacing w:after="0" w:line="240" w:lineRule="auto"/>
        <w:ind w:left="284"/>
        <w:rPr>
          <w:del w:id="345" w:author="Christian Kröher" w:date="2013-10-05T15:59:00Z"/>
          <w:rFonts w:ascii="Consolas" w:hAnsi="Consolas" w:cs="Consolas"/>
          <w:sz w:val="20"/>
          <w:szCs w:val="20"/>
          <w:lang w:val="en-GB"/>
        </w:rPr>
      </w:pPr>
      <w:del w:id="346" w:author="Christian Kröher" w:date="2013-10-05T15:59:00Z">
        <w:r w:rsidRPr="002A5A72" w:rsidDel="00323E2F">
          <w:rPr>
            <w:rFonts w:ascii="Consolas" w:hAnsi="Consolas" w:cs="Consolas"/>
            <w:b/>
            <w:bCs/>
            <w:color w:val="7F0055"/>
            <w:sz w:val="20"/>
            <w:szCs w:val="20"/>
            <w:lang w:val="en-GB"/>
          </w:rPr>
          <w:delText>package</w:delText>
        </w:r>
        <w:r w:rsidRPr="002A5A72" w:rsidDel="00323E2F">
          <w:rPr>
            <w:rFonts w:ascii="Consolas" w:hAnsi="Consolas" w:cs="Consolas"/>
            <w:color w:val="000000"/>
            <w:sz w:val="20"/>
            <w:szCs w:val="20"/>
            <w:lang w:val="en-GB"/>
          </w:rPr>
          <w:delText xml:space="preserve"> easyexampleinstantiator;</w:delText>
        </w:r>
      </w:del>
    </w:p>
    <w:p w14:paraId="260EB49F" w14:textId="77777777" w:rsidR="00F27723" w:rsidRPr="002A5A72" w:rsidDel="00323E2F" w:rsidRDefault="00F27723" w:rsidP="00F27723">
      <w:pPr>
        <w:autoSpaceDE w:val="0"/>
        <w:autoSpaceDN w:val="0"/>
        <w:adjustRightInd w:val="0"/>
        <w:spacing w:after="0" w:line="240" w:lineRule="auto"/>
        <w:ind w:left="284"/>
        <w:rPr>
          <w:del w:id="347" w:author="Christian Kröher" w:date="2013-10-05T15:59:00Z"/>
          <w:rFonts w:ascii="Consolas" w:hAnsi="Consolas" w:cs="Consolas"/>
          <w:sz w:val="20"/>
          <w:szCs w:val="20"/>
          <w:lang w:val="en-GB"/>
        </w:rPr>
      </w:pPr>
    </w:p>
    <w:p w14:paraId="1D34029E" w14:textId="77777777" w:rsidR="00F27723" w:rsidRPr="002A5A72" w:rsidDel="00323E2F" w:rsidRDefault="00F27723" w:rsidP="00F27723">
      <w:pPr>
        <w:autoSpaceDE w:val="0"/>
        <w:autoSpaceDN w:val="0"/>
        <w:adjustRightInd w:val="0"/>
        <w:spacing w:after="0" w:line="240" w:lineRule="auto"/>
        <w:ind w:left="284"/>
        <w:rPr>
          <w:del w:id="348" w:author="Christian Kröher" w:date="2013-10-05T15:59:00Z"/>
          <w:rFonts w:ascii="Consolas" w:hAnsi="Consolas" w:cs="Consolas"/>
          <w:sz w:val="20"/>
          <w:szCs w:val="20"/>
          <w:lang w:val="en-GB"/>
        </w:rPr>
      </w:pPr>
      <w:del w:id="349"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org.osgi.service.component.ComponentContext;</w:delText>
        </w:r>
      </w:del>
    </w:p>
    <w:p w14:paraId="6F552C7B" w14:textId="77777777" w:rsidR="00F27723" w:rsidRPr="002A5A72" w:rsidDel="00323E2F" w:rsidRDefault="00F27723" w:rsidP="00F27723">
      <w:pPr>
        <w:autoSpaceDE w:val="0"/>
        <w:autoSpaceDN w:val="0"/>
        <w:adjustRightInd w:val="0"/>
        <w:spacing w:after="0" w:line="240" w:lineRule="auto"/>
        <w:ind w:left="284"/>
        <w:rPr>
          <w:del w:id="350" w:author="Christian Kröher" w:date="2013-10-05T15:59:00Z"/>
          <w:rFonts w:ascii="Consolas" w:hAnsi="Consolas" w:cs="Consolas"/>
          <w:sz w:val="20"/>
          <w:szCs w:val="20"/>
          <w:lang w:val="en-GB"/>
        </w:rPr>
      </w:pPr>
    </w:p>
    <w:p w14:paraId="319856A8" w14:textId="77777777" w:rsidR="00F27723" w:rsidRPr="002A5A72" w:rsidDel="00323E2F" w:rsidRDefault="00F27723" w:rsidP="00F27723">
      <w:pPr>
        <w:autoSpaceDE w:val="0"/>
        <w:autoSpaceDN w:val="0"/>
        <w:adjustRightInd w:val="0"/>
        <w:spacing w:after="0" w:line="240" w:lineRule="auto"/>
        <w:ind w:left="284"/>
        <w:rPr>
          <w:del w:id="351" w:author="Christian Kröher" w:date="2013-10-05T15:59:00Z"/>
          <w:rFonts w:ascii="Consolas" w:hAnsi="Consolas" w:cs="Consolas"/>
          <w:sz w:val="20"/>
          <w:szCs w:val="20"/>
          <w:lang w:val="en-GB"/>
        </w:rPr>
      </w:pPr>
      <w:del w:id="352"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de.uni_hildesheim.sse.easy_producer.instantiator.InstantiatorEngine;</w:delText>
        </w:r>
      </w:del>
    </w:p>
    <w:p w14:paraId="3C413B21" w14:textId="77777777" w:rsidR="00F27723" w:rsidRPr="002A5A72" w:rsidDel="00323E2F" w:rsidRDefault="00F27723" w:rsidP="00F27723">
      <w:pPr>
        <w:autoSpaceDE w:val="0"/>
        <w:autoSpaceDN w:val="0"/>
        <w:adjustRightInd w:val="0"/>
        <w:spacing w:after="0" w:line="240" w:lineRule="auto"/>
        <w:ind w:left="284"/>
        <w:rPr>
          <w:del w:id="353" w:author="Christian Kröher" w:date="2013-10-05T15:59:00Z"/>
          <w:rFonts w:ascii="Consolas" w:hAnsi="Consolas" w:cs="Consolas"/>
          <w:sz w:val="20"/>
          <w:szCs w:val="20"/>
          <w:lang w:val="en-GB"/>
        </w:rPr>
      </w:pPr>
      <w:del w:id="354"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de.uni_hildesheim.sse.easy_producer.instantiator.InstantiatorException;</w:delText>
        </w:r>
      </w:del>
    </w:p>
    <w:p w14:paraId="2D86417F" w14:textId="77777777" w:rsidR="00F27723" w:rsidRPr="002A5A72" w:rsidDel="00323E2F" w:rsidRDefault="00F27723" w:rsidP="00F27723">
      <w:pPr>
        <w:autoSpaceDE w:val="0"/>
        <w:autoSpaceDN w:val="0"/>
        <w:adjustRightInd w:val="0"/>
        <w:spacing w:after="0" w:line="240" w:lineRule="auto"/>
        <w:ind w:left="284"/>
        <w:rPr>
          <w:del w:id="355" w:author="Christian Kröher" w:date="2013-10-05T15:59:00Z"/>
          <w:rFonts w:ascii="Consolas" w:hAnsi="Consolas" w:cs="Consolas"/>
          <w:sz w:val="20"/>
          <w:szCs w:val="20"/>
          <w:lang w:val="en-GB"/>
        </w:rPr>
      </w:pPr>
      <w:del w:id="356"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de.uni_hildesheim.sse.easy_producer.instantiator.Transformator;</w:delText>
        </w:r>
      </w:del>
    </w:p>
    <w:p w14:paraId="128B7D2E" w14:textId="77777777" w:rsidR="00F27723" w:rsidRPr="002A5A72" w:rsidDel="00323E2F" w:rsidRDefault="00F27723" w:rsidP="00F27723">
      <w:pPr>
        <w:autoSpaceDE w:val="0"/>
        <w:autoSpaceDN w:val="0"/>
        <w:adjustRightInd w:val="0"/>
        <w:spacing w:after="0" w:line="240" w:lineRule="auto"/>
        <w:ind w:left="284"/>
        <w:rPr>
          <w:del w:id="357" w:author="Christian Kröher" w:date="2013-10-05T15:59:00Z"/>
          <w:rFonts w:ascii="Consolas" w:hAnsi="Consolas" w:cs="Consolas"/>
          <w:sz w:val="20"/>
          <w:szCs w:val="20"/>
          <w:lang w:val="en-GB"/>
        </w:rPr>
      </w:pPr>
      <w:del w:id="358" w:author="Christian Kröher" w:date="2013-10-05T15:59:00Z">
        <w:r w:rsidRPr="002A5A72" w:rsidDel="00323E2F">
          <w:rPr>
            <w:rFonts w:ascii="Consolas" w:hAnsi="Consolas" w:cs="Consolas"/>
            <w:b/>
            <w:bCs/>
            <w:color w:val="7F0055"/>
            <w:sz w:val="20"/>
            <w:szCs w:val="20"/>
            <w:lang w:val="en-GB"/>
          </w:rPr>
          <w:delText>import</w:delText>
        </w:r>
        <w:r w:rsidRPr="002A5A72" w:rsidDel="00323E2F">
          <w:rPr>
            <w:rFonts w:ascii="Consolas" w:hAnsi="Consolas" w:cs="Consolas"/>
            <w:color w:val="000000"/>
            <w:sz w:val="20"/>
            <w:szCs w:val="20"/>
            <w:lang w:val="en-GB"/>
          </w:rPr>
          <w:delText xml:space="preserve"> de.uni_hildesheim.sse.model.confModel.IDecisionVariable;</w:delText>
        </w:r>
      </w:del>
    </w:p>
    <w:p w14:paraId="0C4E1199" w14:textId="77777777" w:rsidR="00F27723" w:rsidRPr="002A5A72" w:rsidDel="00323E2F" w:rsidRDefault="00F27723" w:rsidP="00F27723">
      <w:pPr>
        <w:autoSpaceDE w:val="0"/>
        <w:autoSpaceDN w:val="0"/>
        <w:adjustRightInd w:val="0"/>
        <w:spacing w:after="0" w:line="240" w:lineRule="auto"/>
        <w:ind w:left="284"/>
        <w:rPr>
          <w:del w:id="359" w:author="Christian Kröher" w:date="2013-10-05T15:59:00Z"/>
          <w:rFonts w:ascii="Consolas" w:hAnsi="Consolas" w:cs="Consolas"/>
          <w:sz w:val="20"/>
          <w:szCs w:val="20"/>
          <w:lang w:val="en-GB"/>
        </w:rPr>
      </w:pPr>
    </w:p>
    <w:p w14:paraId="2A05E3CA" w14:textId="77777777" w:rsidR="00F27723" w:rsidRPr="002A5A72" w:rsidDel="00323E2F" w:rsidRDefault="00F27723" w:rsidP="00F27723">
      <w:pPr>
        <w:autoSpaceDE w:val="0"/>
        <w:autoSpaceDN w:val="0"/>
        <w:adjustRightInd w:val="0"/>
        <w:spacing w:after="0" w:line="240" w:lineRule="auto"/>
        <w:ind w:left="284"/>
        <w:rPr>
          <w:del w:id="360" w:author="Christian Kröher" w:date="2013-10-05T15:59:00Z"/>
          <w:rFonts w:ascii="Consolas" w:hAnsi="Consolas" w:cs="Consolas"/>
          <w:sz w:val="20"/>
          <w:szCs w:val="20"/>
          <w:lang w:val="en-GB"/>
        </w:rPr>
      </w:pPr>
      <w:del w:id="361" w:author="Christian Kröher" w:date="2013-10-05T15:59:00Z">
        <w:r w:rsidRPr="002A5A72" w:rsidDel="00323E2F">
          <w:rPr>
            <w:rFonts w:ascii="Consolas" w:hAnsi="Consolas" w:cs="Consolas"/>
            <w:b/>
            <w:bCs/>
            <w:color w:val="7F0055"/>
            <w:sz w:val="20"/>
            <w:szCs w:val="20"/>
            <w:lang w:val="en-GB"/>
          </w:rPr>
          <w:delText>public</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class</w:delText>
        </w:r>
        <w:r w:rsidRPr="002A5A72" w:rsidDel="00323E2F">
          <w:rPr>
            <w:rFonts w:ascii="Consolas" w:hAnsi="Consolas" w:cs="Consolas"/>
            <w:color w:val="000000"/>
            <w:sz w:val="20"/>
            <w:szCs w:val="20"/>
            <w:lang w:val="en-GB"/>
          </w:rPr>
          <w:delText xml:space="preserve"> ExampleEngine </w:delText>
        </w:r>
        <w:r w:rsidRPr="002A5A72" w:rsidDel="00323E2F">
          <w:rPr>
            <w:rFonts w:ascii="Consolas" w:hAnsi="Consolas" w:cs="Consolas"/>
            <w:b/>
            <w:bCs/>
            <w:color w:val="7F0055"/>
            <w:sz w:val="20"/>
            <w:szCs w:val="20"/>
            <w:lang w:val="en-GB"/>
          </w:rPr>
          <w:delText>extends</w:delText>
        </w:r>
        <w:r w:rsidRPr="002A5A72" w:rsidDel="00323E2F">
          <w:rPr>
            <w:rFonts w:ascii="Consolas" w:hAnsi="Consolas" w:cs="Consolas"/>
            <w:color w:val="000000"/>
            <w:sz w:val="20"/>
            <w:szCs w:val="20"/>
            <w:lang w:val="en-GB"/>
          </w:rPr>
          <w:delText xml:space="preserve"> InstantiatorEngine{</w:delText>
        </w:r>
      </w:del>
    </w:p>
    <w:p w14:paraId="3F00819E" w14:textId="77777777" w:rsidR="00F27723" w:rsidRPr="002A5A72" w:rsidDel="00323E2F" w:rsidRDefault="00F27723" w:rsidP="00F27723">
      <w:pPr>
        <w:autoSpaceDE w:val="0"/>
        <w:autoSpaceDN w:val="0"/>
        <w:adjustRightInd w:val="0"/>
        <w:spacing w:after="0" w:line="240" w:lineRule="auto"/>
        <w:ind w:left="284"/>
        <w:rPr>
          <w:del w:id="362" w:author="Christian Kröher" w:date="2013-10-05T15:59:00Z"/>
          <w:rFonts w:ascii="Consolas" w:hAnsi="Consolas" w:cs="Consolas"/>
          <w:sz w:val="20"/>
          <w:szCs w:val="20"/>
          <w:lang w:val="en-GB"/>
        </w:rPr>
      </w:pPr>
    </w:p>
    <w:p w14:paraId="11795DF2" w14:textId="77777777" w:rsidR="00F27723" w:rsidRPr="002A5A72" w:rsidDel="00323E2F" w:rsidRDefault="00F27723" w:rsidP="00F27723">
      <w:pPr>
        <w:autoSpaceDE w:val="0"/>
        <w:autoSpaceDN w:val="0"/>
        <w:adjustRightInd w:val="0"/>
        <w:spacing w:after="0" w:line="240" w:lineRule="auto"/>
        <w:ind w:left="284"/>
        <w:rPr>
          <w:del w:id="363" w:author="Christian Kröher" w:date="2013-10-05T15:59:00Z"/>
          <w:rFonts w:ascii="Consolas" w:hAnsi="Consolas" w:cs="Consolas"/>
          <w:sz w:val="20"/>
          <w:szCs w:val="20"/>
          <w:lang w:val="en-GB"/>
        </w:rPr>
      </w:pPr>
      <w:del w:id="364"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activate(ComponentContext context) {</w:delText>
        </w:r>
      </w:del>
    </w:p>
    <w:p w14:paraId="7815D4B1" w14:textId="77777777" w:rsidR="00F27723" w:rsidRPr="002A5A72" w:rsidDel="00323E2F" w:rsidRDefault="00F27723" w:rsidP="00F27723">
      <w:pPr>
        <w:autoSpaceDE w:val="0"/>
        <w:autoSpaceDN w:val="0"/>
        <w:adjustRightInd w:val="0"/>
        <w:spacing w:after="0" w:line="240" w:lineRule="auto"/>
        <w:ind w:left="284"/>
        <w:rPr>
          <w:del w:id="365" w:author="Christian Kröher" w:date="2013-10-05T15:59:00Z"/>
          <w:rFonts w:ascii="Consolas" w:hAnsi="Consolas" w:cs="Consolas"/>
          <w:sz w:val="20"/>
          <w:szCs w:val="20"/>
          <w:lang w:val="en-GB"/>
        </w:rPr>
      </w:pPr>
      <w:del w:id="366"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delText>Transformator.</w:delText>
        </w:r>
        <w:r w:rsidRPr="002A5A72" w:rsidDel="00323E2F">
          <w:rPr>
            <w:rFonts w:ascii="Consolas" w:hAnsi="Consolas" w:cs="Consolas"/>
            <w:i/>
            <w:iCs/>
            <w:color w:val="000000"/>
            <w:sz w:val="20"/>
            <w:szCs w:val="20"/>
            <w:lang w:val="en-GB"/>
          </w:rPr>
          <w:delText>addEngine</w:delText>
        </w:r>
        <w:r w:rsidRPr="002A5A72" w:rsidDel="00323E2F">
          <w:rPr>
            <w:rFonts w:ascii="Consolas" w:hAnsi="Consolas" w:cs="Consolas"/>
            <w:color w:val="000000"/>
            <w:sz w:val="20"/>
            <w:szCs w:val="20"/>
            <w:lang w:val="en-GB"/>
          </w:rPr>
          <w:delText>(</w:delText>
        </w:r>
        <w:r w:rsidRPr="002A5A72" w:rsidDel="00323E2F">
          <w:rPr>
            <w:rFonts w:ascii="Consolas" w:hAnsi="Consolas" w:cs="Consolas"/>
            <w:b/>
            <w:bCs/>
            <w:color w:val="7F0055"/>
            <w:sz w:val="20"/>
            <w:szCs w:val="20"/>
            <w:lang w:val="en-GB"/>
          </w:rPr>
          <w:delText>this</w:delText>
        </w:r>
        <w:r w:rsidRPr="002A5A72" w:rsidDel="00323E2F">
          <w:rPr>
            <w:rFonts w:ascii="Consolas" w:hAnsi="Consolas" w:cs="Consolas"/>
            <w:color w:val="000000"/>
            <w:sz w:val="20"/>
            <w:szCs w:val="20"/>
            <w:lang w:val="en-GB"/>
          </w:rPr>
          <w:delText>);</w:delText>
        </w:r>
      </w:del>
    </w:p>
    <w:p w14:paraId="788D8AF3" w14:textId="77777777" w:rsidR="00F27723" w:rsidRPr="002A5A72" w:rsidDel="00323E2F" w:rsidRDefault="00F27723" w:rsidP="00F27723">
      <w:pPr>
        <w:autoSpaceDE w:val="0"/>
        <w:autoSpaceDN w:val="0"/>
        <w:adjustRightInd w:val="0"/>
        <w:spacing w:after="0" w:line="240" w:lineRule="auto"/>
        <w:ind w:left="284"/>
        <w:rPr>
          <w:del w:id="367" w:author="Christian Kröher" w:date="2013-10-05T15:59:00Z"/>
          <w:rFonts w:ascii="Consolas" w:hAnsi="Consolas" w:cs="Consolas"/>
          <w:sz w:val="20"/>
          <w:szCs w:val="20"/>
          <w:lang w:val="en-GB"/>
        </w:rPr>
      </w:pPr>
      <w:del w:id="368" w:author="Christian Kröher" w:date="2013-10-05T15:59:00Z">
        <w:r w:rsidRPr="002A5A72" w:rsidDel="00323E2F">
          <w:rPr>
            <w:rFonts w:ascii="Consolas" w:hAnsi="Consolas" w:cs="Consolas"/>
            <w:color w:val="000000"/>
            <w:sz w:val="20"/>
            <w:szCs w:val="20"/>
            <w:lang w:val="en-GB"/>
          </w:rPr>
          <w:tab/>
          <w:delText>}</w:delText>
        </w:r>
      </w:del>
    </w:p>
    <w:p w14:paraId="691887D5" w14:textId="77777777" w:rsidR="00F27723" w:rsidRPr="002A5A72" w:rsidDel="00323E2F" w:rsidRDefault="00F27723" w:rsidP="00F27723">
      <w:pPr>
        <w:autoSpaceDE w:val="0"/>
        <w:autoSpaceDN w:val="0"/>
        <w:adjustRightInd w:val="0"/>
        <w:spacing w:after="0" w:line="240" w:lineRule="auto"/>
        <w:ind w:left="284"/>
        <w:rPr>
          <w:del w:id="369" w:author="Christian Kröher" w:date="2013-10-05T15:59:00Z"/>
          <w:rFonts w:ascii="Consolas" w:hAnsi="Consolas" w:cs="Consolas"/>
          <w:sz w:val="20"/>
          <w:szCs w:val="20"/>
          <w:lang w:val="en-GB"/>
        </w:rPr>
      </w:pPr>
      <w:del w:id="370" w:author="Christian Kröher" w:date="2013-10-05T15:59:00Z">
        <w:r w:rsidRPr="002A5A72" w:rsidDel="00323E2F">
          <w:rPr>
            <w:rFonts w:ascii="Consolas" w:hAnsi="Consolas" w:cs="Consolas"/>
            <w:color w:val="000000"/>
            <w:sz w:val="20"/>
            <w:szCs w:val="20"/>
            <w:lang w:val="en-GB"/>
          </w:rPr>
          <w:tab/>
        </w:r>
      </w:del>
    </w:p>
    <w:p w14:paraId="6D1FE472" w14:textId="77777777" w:rsidR="00F27723" w:rsidRPr="002A5A72" w:rsidDel="00323E2F" w:rsidRDefault="00F27723" w:rsidP="00F27723">
      <w:pPr>
        <w:autoSpaceDE w:val="0"/>
        <w:autoSpaceDN w:val="0"/>
        <w:adjustRightInd w:val="0"/>
        <w:spacing w:after="0" w:line="240" w:lineRule="auto"/>
        <w:ind w:left="284"/>
        <w:rPr>
          <w:del w:id="371" w:author="Christian Kröher" w:date="2013-10-05T15:59:00Z"/>
          <w:rFonts w:ascii="Consolas" w:hAnsi="Consolas" w:cs="Consolas"/>
          <w:sz w:val="20"/>
          <w:szCs w:val="20"/>
          <w:lang w:val="en-GB"/>
        </w:rPr>
      </w:pPr>
      <w:del w:id="372"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deactivate(ComponentContext context) {</w:delText>
        </w:r>
      </w:del>
    </w:p>
    <w:p w14:paraId="7B8BE318" w14:textId="77777777" w:rsidR="00F27723" w:rsidRPr="002A5A72" w:rsidDel="00323E2F" w:rsidRDefault="00F27723" w:rsidP="00F27723">
      <w:pPr>
        <w:autoSpaceDE w:val="0"/>
        <w:autoSpaceDN w:val="0"/>
        <w:adjustRightInd w:val="0"/>
        <w:spacing w:after="0" w:line="240" w:lineRule="auto"/>
        <w:ind w:left="284"/>
        <w:rPr>
          <w:del w:id="373" w:author="Christian Kröher" w:date="2013-10-05T15:59:00Z"/>
          <w:rFonts w:ascii="Consolas" w:hAnsi="Consolas" w:cs="Consolas"/>
          <w:sz w:val="20"/>
          <w:szCs w:val="20"/>
          <w:lang w:val="en-GB"/>
        </w:rPr>
      </w:pPr>
      <w:del w:id="374"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delText>Transformator.</w:delText>
        </w:r>
        <w:r w:rsidRPr="002A5A72" w:rsidDel="00323E2F">
          <w:rPr>
            <w:rFonts w:ascii="Consolas" w:hAnsi="Consolas" w:cs="Consolas"/>
            <w:i/>
            <w:iCs/>
            <w:color w:val="000000"/>
            <w:sz w:val="20"/>
            <w:szCs w:val="20"/>
            <w:lang w:val="en-GB"/>
          </w:rPr>
          <w:delText>removeEngine</w:delText>
        </w:r>
        <w:r w:rsidRPr="002A5A72" w:rsidDel="00323E2F">
          <w:rPr>
            <w:rFonts w:ascii="Consolas" w:hAnsi="Consolas" w:cs="Consolas"/>
            <w:color w:val="000000"/>
            <w:sz w:val="20"/>
            <w:szCs w:val="20"/>
            <w:lang w:val="en-GB"/>
          </w:rPr>
          <w:delText>(</w:delText>
        </w:r>
        <w:r w:rsidRPr="002A5A72" w:rsidDel="00323E2F">
          <w:rPr>
            <w:rFonts w:ascii="Consolas" w:hAnsi="Consolas" w:cs="Consolas"/>
            <w:b/>
            <w:bCs/>
            <w:color w:val="7F0055"/>
            <w:sz w:val="20"/>
            <w:szCs w:val="20"/>
            <w:lang w:val="en-GB"/>
          </w:rPr>
          <w:delText>this</w:delText>
        </w:r>
        <w:r w:rsidRPr="002A5A72" w:rsidDel="00323E2F">
          <w:rPr>
            <w:rFonts w:ascii="Consolas" w:hAnsi="Consolas" w:cs="Consolas"/>
            <w:color w:val="000000"/>
            <w:sz w:val="20"/>
            <w:szCs w:val="20"/>
            <w:lang w:val="en-GB"/>
          </w:rPr>
          <w:delText>);</w:delText>
        </w:r>
      </w:del>
    </w:p>
    <w:p w14:paraId="40940F52" w14:textId="77777777" w:rsidR="00F27723" w:rsidRPr="002A5A72" w:rsidDel="00323E2F" w:rsidRDefault="00F27723" w:rsidP="00F27723">
      <w:pPr>
        <w:autoSpaceDE w:val="0"/>
        <w:autoSpaceDN w:val="0"/>
        <w:adjustRightInd w:val="0"/>
        <w:spacing w:after="0" w:line="240" w:lineRule="auto"/>
        <w:ind w:left="284"/>
        <w:rPr>
          <w:del w:id="375" w:author="Christian Kröher" w:date="2013-10-05T15:59:00Z"/>
          <w:rFonts w:ascii="Consolas" w:hAnsi="Consolas" w:cs="Consolas"/>
          <w:sz w:val="20"/>
          <w:szCs w:val="20"/>
          <w:lang w:val="en-GB"/>
        </w:rPr>
      </w:pPr>
      <w:del w:id="376" w:author="Christian Kröher" w:date="2013-10-05T15:59:00Z">
        <w:r w:rsidRPr="002A5A72" w:rsidDel="00323E2F">
          <w:rPr>
            <w:rFonts w:ascii="Consolas" w:hAnsi="Consolas" w:cs="Consolas"/>
            <w:color w:val="000000"/>
            <w:sz w:val="20"/>
            <w:szCs w:val="20"/>
            <w:lang w:val="en-GB"/>
          </w:rPr>
          <w:tab/>
          <w:delText>}</w:delText>
        </w:r>
      </w:del>
    </w:p>
    <w:p w14:paraId="0B1CA385" w14:textId="77777777" w:rsidR="00F27723" w:rsidRPr="002A5A72" w:rsidDel="00323E2F" w:rsidRDefault="00F27723" w:rsidP="00F27723">
      <w:pPr>
        <w:autoSpaceDE w:val="0"/>
        <w:autoSpaceDN w:val="0"/>
        <w:adjustRightInd w:val="0"/>
        <w:spacing w:after="0" w:line="240" w:lineRule="auto"/>
        <w:ind w:left="284"/>
        <w:rPr>
          <w:del w:id="377" w:author="Christian Kröher" w:date="2013-10-05T15:59:00Z"/>
          <w:rFonts w:ascii="Consolas" w:hAnsi="Consolas" w:cs="Consolas"/>
          <w:sz w:val="20"/>
          <w:szCs w:val="20"/>
          <w:lang w:val="en-GB"/>
        </w:rPr>
      </w:pPr>
      <w:del w:id="378" w:author="Christian Kröher" w:date="2013-10-05T15:59:00Z">
        <w:r w:rsidRPr="002A5A72" w:rsidDel="00323E2F">
          <w:rPr>
            <w:rFonts w:ascii="Consolas" w:hAnsi="Consolas" w:cs="Consolas"/>
            <w:color w:val="000000"/>
            <w:sz w:val="20"/>
            <w:szCs w:val="20"/>
            <w:lang w:val="en-GB"/>
          </w:rPr>
          <w:tab/>
        </w:r>
      </w:del>
    </w:p>
    <w:p w14:paraId="64B9D9EA" w14:textId="77777777" w:rsidR="00F27723" w:rsidRPr="002A5A72" w:rsidDel="00323E2F" w:rsidRDefault="00F27723" w:rsidP="00F27723">
      <w:pPr>
        <w:autoSpaceDE w:val="0"/>
        <w:autoSpaceDN w:val="0"/>
        <w:adjustRightInd w:val="0"/>
        <w:spacing w:after="0" w:line="240" w:lineRule="auto"/>
        <w:ind w:left="284"/>
        <w:rPr>
          <w:del w:id="379" w:author="Christian Kröher" w:date="2013-10-05T15:59:00Z"/>
          <w:rFonts w:ascii="Consolas" w:hAnsi="Consolas" w:cs="Consolas"/>
          <w:sz w:val="20"/>
          <w:szCs w:val="20"/>
          <w:lang w:val="en-GB"/>
        </w:rPr>
      </w:pPr>
      <w:del w:id="380"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14:paraId="48E9D37A" w14:textId="77777777" w:rsidR="00F27723" w:rsidRPr="002A5A72" w:rsidDel="00323E2F" w:rsidRDefault="00F27723" w:rsidP="00F27723">
      <w:pPr>
        <w:autoSpaceDE w:val="0"/>
        <w:autoSpaceDN w:val="0"/>
        <w:adjustRightInd w:val="0"/>
        <w:spacing w:after="0" w:line="240" w:lineRule="auto"/>
        <w:ind w:left="284"/>
        <w:rPr>
          <w:del w:id="381" w:author="Christian Kröher" w:date="2013-10-05T15:59:00Z"/>
          <w:rFonts w:ascii="Consolas" w:hAnsi="Consolas" w:cs="Consolas"/>
          <w:sz w:val="20"/>
          <w:szCs w:val="20"/>
          <w:lang w:val="en-GB"/>
        </w:rPr>
      </w:pPr>
      <w:del w:id="382"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addValue2Context(IDecisionVariable variable) {</w:delText>
        </w:r>
      </w:del>
    </w:p>
    <w:p w14:paraId="4D62D79F" w14:textId="77777777" w:rsidR="00F27723" w:rsidRPr="002A5A72" w:rsidDel="00323E2F" w:rsidRDefault="00F27723" w:rsidP="00F27723">
      <w:pPr>
        <w:autoSpaceDE w:val="0"/>
        <w:autoSpaceDN w:val="0"/>
        <w:adjustRightInd w:val="0"/>
        <w:spacing w:after="0" w:line="240" w:lineRule="auto"/>
        <w:ind w:left="284"/>
        <w:rPr>
          <w:del w:id="383" w:author="Christian Kröher" w:date="2013-10-05T15:59:00Z"/>
          <w:rFonts w:ascii="Consolas" w:hAnsi="Consolas" w:cs="Consolas"/>
          <w:sz w:val="20"/>
          <w:szCs w:val="20"/>
          <w:lang w:val="en-GB"/>
        </w:rPr>
      </w:pPr>
      <w:del w:id="384"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14:paraId="63F6C29B" w14:textId="77777777" w:rsidR="00F27723" w:rsidRPr="002A5A72" w:rsidDel="00323E2F" w:rsidRDefault="00F27723" w:rsidP="00F27723">
      <w:pPr>
        <w:autoSpaceDE w:val="0"/>
        <w:autoSpaceDN w:val="0"/>
        <w:adjustRightInd w:val="0"/>
        <w:spacing w:after="0" w:line="240" w:lineRule="auto"/>
        <w:ind w:left="284"/>
        <w:rPr>
          <w:del w:id="385" w:author="Christian Kröher" w:date="2013-10-05T15:59:00Z"/>
          <w:rFonts w:ascii="Consolas" w:hAnsi="Consolas" w:cs="Consolas"/>
          <w:sz w:val="20"/>
          <w:szCs w:val="20"/>
          <w:lang w:val="en-GB"/>
        </w:rPr>
      </w:pPr>
      <w:del w:id="386" w:author="Christian Kröher" w:date="2013-10-05T15:59:00Z">
        <w:r w:rsidRPr="002A5A72" w:rsidDel="00323E2F">
          <w:rPr>
            <w:rFonts w:ascii="Consolas" w:hAnsi="Consolas" w:cs="Consolas"/>
            <w:color w:val="000000"/>
            <w:sz w:val="20"/>
            <w:szCs w:val="20"/>
            <w:lang w:val="en-GB"/>
          </w:rPr>
          <w:tab/>
          <w:delText>}</w:delText>
        </w:r>
      </w:del>
    </w:p>
    <w:p w14:paraId="0C9497F7" w14:textId="77777777" w:rsidR="00F27723" w:rsidRPr="002A5A72" w:rsidDel="00323E2F" w:rsidRDefault="00F27723" w:rsidP="00F27723">
      <w:pPr>
        <w:autoSpaceDE w:val="0"/>
        <w:autoSpaceDN w:val="0"/>
        <w:adjustRightInd w:val="0"/>
        <w:spacing w:after="0" w:line="240" w:lineRule="auto"/>
        <w:ind w:left="284"/>
        <w:rPr>
          <w:del w:id="387" w:author="Christian Kröher" w:date="2013-10-05T15:59:00Z"/>
          <w:rFonts w:ascii="Consolas" w:hAnsi="Consolas" w:cs="Consolas"/>
          <w:sz w:val="20"/>
          <w:szCs w:val="20"/>
          <w:lang w:val="en-GB"/>
        </w:rPr>
      </w:pPr>
    </w:p>
    <w:p w14:paraId="3B96A889" w14:textId="77777777" w:rsidR="00F27723" w:rsidRPr="002A5A72" w:rsidDel="00323E2F" w:rsidRDefault="00F27723" w:rsidP="00F27723">
      <w:pPr>
        <w:autoSpaceDE w:val="0"/>
        <w:autoSpaceDN w:val="0"/>
        <w:adjustRightInd w:val="0"/>
        <w:spacing w:after="0" w:line="240" w:lineRule="auto"/>
        <w:ind w:left="284"/>
        <w:rPr>
          <w:del w:id="388" w:author="Christian Kröher" w:date="2013-10-05T15:59:00Z"/>
          <w:rFonts w:ascii="Consolas" w:hAnsi="Consolas" w:cs="Consolas"/>
          <w:sz w:val="20"/>
          <w:szCs w:val="20"/>
          <w:lang w:val="en-GB"/>
        </w:rPr>
      </w:pPr>
      <w:del w:id="389"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14:paraId="1DCC6664" w14:textId="77777777" w:rsidR="00F27723" w:rsidRPr="002A5A72" w:rsidDel="00323E2F" w:rsidRDefault="00F27723" w:rsidP="00F27723">
      <w:pPr>
        <w:autoSpaceDE w:val="0"/>
        <w:autoSpaceDN w:val="0"/>
        <w:adjustRightInd w:val="0"/>
        <w:spacing w:after="0" w:line="240" w:lineRule="auto"/>
        <w:ind w:left="284"/>
        <w:rPr>
          <w:del w:id="390" w:author="Christian Kröher" w:date="2013-10-05T15:59:00Z"/>
          <w:rFonts w:ascii="Consolas" w:hAnsi="Consolas" w:cs="Consolas"/>
          <w:sz w:val="20"/>
          <w:szCs w:val="20"/>
          <w:lang w:val="en-GB"/>
        </w:rPr>
      </w:pPr>
      <w:del w:id="391"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clearContext() {</w:delText>
        </w:r>
      </w:del>
    </w:p>
    <w:p w14:paraId="4580BCE8" w14:textId="77777777" w:rsidR="00F27723" w:rsidRPr="002A5A72" w:rsidDel="00323E2F" w:rsidRDefault="00F27723" w:rsidP="00F27723">
      <w:pPr>
        <w:autoSpaceDE w:val="0"/>
        <w:autoSpaceDN w:val="0"/>
        <w:adjustRightInd w:val="0"/>
        <w:spacing w:after="0" w:line="240" w:lineRule="auto"/>
        <w:ind w:left="284"/>
        <w:rPr>
          <w:del w:id="392" w:author="Christian Kröher" w:date="2013-10-05T15:59:00Z"/>
          <w:rFonts w:ascii="Consolas" w:hAnsi="Consolas" w:cs="Consolas"/>
          <w:sz w:val="20"/>
          <w:szCs w:val="20"/>
          <w:lang w:val="en-GB"/>
        </w:rPr>
      </w:pPr>
      <w:del w:id="393"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14:paraId="76DBDB0F" w14:textId="77777777" w:rsidR="00F27723" w:rsidRPr="002A5A72" w:rsidDel="00323E2F" w:rsidRDefault="00F27723" w:rsidP="00F27723">
      <w:pPr>
        <w:autoSpaceDE w:val="0"/>
        <w:autoSpaceDN w:val="0"/>
        <w:adjustRightInd w:val="0"/>
        <w:spacing w:after="0" w:line="240" w:lineRule="auto"/>
        <w:ind w:left="284"/>
        <w:rPr>
          <w:del w:id="394" w:author="Christian Kröher" w:date="2013-10-05T15:59:00Z"/>
          <w:rFonts w:ascii="Consolas" w:hAnsi="Consolas" w:cs="Consolas"/>
          <w:sz w:val="20"/>
          <w:szCs w:val="20"/>
          <w:lang w:val="en-GB"/>
        </w:rPr>
      </w:pPr>
      <w:del w:id="395" w:author="Christian Kröher" w:date="2013-10-05T15:59:00Z">
        <w:r w:rsidRPr="002A5A72" w:rsidDel="00323E2F">
          <w:rPr>
            <w:rFonts w:ascii="Consolas" w:hAnsi="Consolas" w:cs="Consolas"/>
            <w:color w:val="000000"/>
            <w:sz w:val="20"/>
            <w:szCs w:val="20"/>
            <w:lang w:val="en-GB"/>
          </w:rPr>
          <w:tab/>
          <w:delText>}</w:delText>
        </w:r>
      </w:del>
    </w:p>
    <w:p w14:paraId="6B6FB2ED" w14:textId="77777777" w:rsidR="00F27723" w:rsidRPr="002A5A72" w:rsidDel="00323E2F" w:rsidRDefault="00F27723" w:rsidP="00F27723">
      <w:pPr>
        <w:autoSpaceDE w:val="0"/>
        <w:autoSpaceDN w:val="0"/>
        <w:adjustRightInd w:val="0"/>
        <w:spacing w:after="0" w:line="240" w:lineRule="auto"/>
        <w:ind w:left="284"/>
        <w:rPr>
          <w:del w:id="396" w:author="Christian Kröher" w:date="2013-10-05T15:59:00Z"/>
          <w:rFonts w:ascii="Consolas" w:hAnsi="Consolas" w:cs="Consolas"/>
          <w:sz w:val="20"/>
          <w:szCs w:val="20"/>
          <w:lang w:val="en-GB"/>
        </w:rPr>
      </w:pPr>
      <w:del w:id="397" w:author="Christian Kröher" w:date="2013-10-05T15:59:00Z">
        <w:r w:rsidRPr="002A5A72" w:rsidDel="00323E2F">
          <w:rPr>
            <w:rFonts w:ascii="Consolas" w:hAnsi="Consolas" w:cs="Consolas"/>
            <w:color w:val="000000"/>
            <w:sz w:val="20"/>
            <w:szCs w:val="20"/>
            <w:lang w:val="en-GB"/>
          </w:rPr>
          <w:tab/>
        </w:r>
      </w:del>
    </w:p>
    <w:p w14:paraId="37301E44" w14:textId="77777777" w:rsidR="00F27723" w:rsidRPr="002A5A72" w:rsidDel="00323E2F" w:rsidRDefault="00F27723" w:rsidP="00F27723">
      <w:pPr>
        <w:autoSpaceDE w:val="0"/>
        <w:autoSpaceDN w:val="0"/>
        <w:adjustRightInd w:val="0"/>
        <w:spacing w:after="0" w:line="240" w:lineRule="auto"/>
        <w:ind w:left="284"/>
        <w:rPr>
          <w:del w:id="398" w:author="Christian Kröher" w:date="2013-10-05T15:59:00Z"/>
          <w:rFonts w:ascii="Consolas" w:hAnsi="Consolas" w:cs="Consolas"/>
          <w:sz w:val="20"/>
          <w:szCs w:val="20"/>
          <w:lang w:val="en-GB"/>
        </w:rPr>
      </w:pPr>
      <w:del w:id="399"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14:paraId="4C05ED65" w14:textId="77777777" w:rsidR="00F27723" w:rsidRPr="002A5A72" w:rsidDel="00323E2F" w:rsidRDefault="00F27723" w:rsidP="00F27723">
      <w:pPr>
        <w:autoSpaceDE w:val="0"/>
        <w:autoSpaceDN w:val="0"/>
        <w:adjustRightInd w:val="0"/>
        <w:spacing w:after="0" w:line="240" w:lineRule="auto"/>
        <w:ind w:left="284"/>
        <w:rPr>
          <w:del w:id="400" w:author="Christian Kröher" w:date="2013-10-05T15:59:00Z"/>
          <w:rFonts w:ascii="Consolas" w:hAnsi="Consolas" w:cs="Consolas"/>
          <w:sz w:val="20"/>
          <w:szCs w:val="20"/>
          <w:lang w:val="en-GB"/>
        </w:rPr>
      </w:pPr>
      <w:del w:id="401"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protected</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initEngine() {</w:delText>
        </w:r>
      </w:del>
    </w:p>
    <w:p w14:paraId="1A711B9A" w14:textId="77777777" w:rsidR="00F27723" w:rsidRPr="002A5A72" w:rsidDel="00323E2F" w:rsidRDefault="00F27723" w:rsidP="00F27723">
      <w:pPr>
        <w:autoSpaceDE w:val="0"/>
        <w:autoSpaceDN w:val="0"/>
        <w:adjustRightInd w:val="0"/>
        <w:spacing w:after="0" w:line="240" w:lineRule="auto"/>
        <w:ind w:left="284"/>
        <w:rPr>
          <w:del w:id="402" w:author="Christian Kröher" w:date="2013-10-05T15:59:00Z"/>
          <w:rFonts w:ascii="Consolas" w:hAnsi="Consolas" w:cs="Consolas"/>
          <w:sz w:val="20"/>
          <w:szCs w:val="20"/>
          <w:lang w:val="en-GB"/>
        </w:rPr>
      </w:pPr>
      <w:del w:id="403"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14:paraId="003CA99B" w14:textId="77777777" w:rsidR="00F27723" w:rsidRPr="002A5A72" w:rsidDel="00323E2F" w:rsidRDefault="00F27723" w:rsidP="00F27723">
      <w:pPr>
        <w:autoSpaceDE w:val="0"/>
        <w:autoSpaceDN w:val="0"/>
        <w:adjustRightInd w:val="0"/>
        <w:spacing w:after="0" w:line="240" w:lineRule="auto"/>
        <w:ind w:left="284"/>
        <w:rPr>
          <w:del w:id="404" w:author="Christian Kröher" w:date="2013-10-05T15:59:00Z"/>
          <w:rFonts w:ascii="Consolas" w:hAnsi="Consolas" w:cs="Consolas"/>
          <w:sz w:val="20"/>
          <w:szCs w:val="20"/>
          <w:lang w:val="en-GB"/>
        </w:rPr>
      </w:pPr>
      <w:del w:id="405" w:author="Christian Kröher" w:date="2013-10-05T15:59:00Z">
        <w:r w:rsidRPr="002A5A72" w:rsidDel="00323E2F">
          <w:rPr>
            <w:rFonts w:ascii="Consolas" w:hAnsi="Consolas" w:cs="Consolas"/>
            <w:color w:val="000000"/>
            <w:sz w:val="20"/>
            <w:szCs w:val="20"/>
            <w:lang w:val="en-GB"/>
          </w:rPr>
          <w:tab/>
          <w:delText>}</w:delText>
        </w:r>
      </w:del>
    </w:p>
    <w:p w14:paraId="32435DCD" w14:textId="77777777" w:rsidR="00F27723" w:rsidRPr="002A5A72" w:rsidDel="00323E2F" w:rsidRDefault="00F27723" w:rsidP="00F27723">
      <w:pPr>
        <w:autoSpaceDE w:val="0"/>
        <w:autoSpaceDN w:val="0"/>
        <w:adjustRightInd w:val="0"/>
        <w:spacing w:after="0" w:line="240" w:lineRule="auto"/>
        <w:ind w:left="284"/>
        <w:rPr>
          <w:del w:id="406" w:author="Christian Kröher" w:date="2013-10-05T15:59:00Z"/>
          <w:rFonts w:ascii="Consolas" w:hAnsi="Consolas" w:cs="Consolas"/>
          <w:sz w:val="20"/>
          <w:szCs w:val="20"/>
          <w:lang w:val="en-GB"/>
        </w:rPr>
      </w:pPr>
    </w:p>
    <w:p w14:paraId="5D7247AE" w14:textId="77777777" w:rsidR="00F27723" w:rsidRPr="002A5A72" w:rsidDel="00323E2F" w:rsidRDefault="00F27723" w:rsidP="00F27723">
      <w:pPr>
        <w:autoSpaceDE w:val="0"/>
        <w:autoSpaceDN w:val="0"/>
        <w:adjustRightInd w:val="0"/>
        <w:spacing w:after="0" w:line="240" w:lineRule="auto"/>
        <w:ind w:left="284"/>
        <w:rPr>
          <w:del w:id="407" w:author="Christian Kröher" w:date="2013-10-05T15:59:00Z"/>
          <w:rFonts w:ascii="Consolas" w:hAnsi="Consolas" w:cs="Consolas"/>
          <w:sz w:val="20"/>
          <w:szCs w:val="20"/>
          <w:lang w:val="en-GB"/>
        </w:rPr>
      </w:pPr>
      <w:del w:id="408"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646464"/>
            <w:sz w:val="20"/>
            <w:szCs w:val="20"/>
            <w:lang w:val="en-GB"/>
          </w:rPr>
          <w:delText>@Override</w:delText>
        </w:r>
      </w:del>
    </w:p>
    <w:p w14:paraId="0434CE02" w14:textId="77777777" w:rsidR="00F27723" w:rsidRPr="002A5A72" w:rsidDel="00323E2F" w:rsidRDefault="00F27723" w:rsidP="00F27723">
      <w:pPr>
        <w:autoSpaceDE w:val="0"/>
        <w:autoSpaceDN w:val="0"/>
        <w:adjustRightInd w:val="0"/>
        <w:spacing w:after="0" w:line="240" w:lineRule="auto"/>
        <w:ind w:left="284"/>
        <w:rPr>
          <w:del w:id="409" w:author="Christian Kröher" w:date="2013-10-05T15:59:00Z"/>
          <w:rFonts w:ascii="Consolas" w:hAnsi="Consolas" w:cs="Consolas"/>
          <w:sz w:val="20"/>
          <w:szCs w:val="20"/>
          <w:lang w:val="en-GB"/>
        </w:rPr>
      </w:pPr>
      <w:del w:id="410"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b/>
            <w:bCs/>
            <w:color w:val="7F0055"/>
            <w:sz w:val="20"/>
            <w:szCs w:val="20"/>
            <w:lang w:val="en-GB"/>
          </w:rPr>
          <w:delText>public</w:delText>
        </w:r>
        <w:r w:rsidRPr="002A5A72" w:rsidDel="00323E2F">
          <w:rPr>
            <w:rFonts w:ascii="Consolas" w:hAnsi="Consolas" w:cs="Consolas"/>
            <w:color w:val="000000"/>
            <w:sz w:val="20"/>
            <w:szCs w:val="20"/>
            <w:lang w:val="en-GB"/>
          </w:rPr>
          <w:delText xml:space="preserve"> </w:delText>
        </w:r>
        <w:r w:rsidRPr="002A5A72" w:rsidDel="00323E2F">
          <w:rPr>
            <w:rFonts w:ascii="Consolas" w:hAnsi="Consolas" w:cs="Consolas"/>
            <w:b/>
            <w:bCs/>
            <w:color w:val="7F0055"/>
            <w:sz w:val="20"/>
            <w:szCs w:val="20"/>
            <w:lang w:val="en-GB"/>
          </w:rPr>
          <w:delText>void</w:delText>
        </w:r>
        <w:r w:rsidRPr="002A5A72" w:rsidDel="00323E2F">
          <w:rPr>
            <w:rFonts w:ascii="Consolas" w:hAnsi="Consolas" w:cs="Consolas"/>
            <w:color w:val="000000"/>
            <w:sz w:val="20"/>
            <w:szCs w:val="20"/>
            <w:lang w:val="en-GB"/>
          </w:rPr>
          <w:delText xml:space="preserve"> instantiate() </w:delText>
        </w:r>
        <w:r w:rsidRPr="002A5A72" w:rsidDel="00323E2F">
          <w:rPr>
            <w:rFonts w:ascii="Consolas" w:hAnsi="Consolas" w:cs="Consolas"/>
            <w:b/>
            <w:bCs/>
            <w:color w:val="7F0055"/>
            <w:sz w:val="20"/>
            <w:szCs w:val="20"/>
            <w:lang w:val="en-GB"/>
          </w:rPr>
          <w:delText>throws</w:delText>
        </w:r>
        <w:r w:rsidRPr="002A5A72" w:rsidDel="00323E2F">
          <w:rPr>
            <w:rFonts w:ascii="Consolas" w:hAnsi="Consolas" w:cs="Consolas"/>
            <w:color w:val="000000"/>
            <w:sz w:val="20"/>
            <w:szCs w:val="20"/>
            <w:lang w:val="en-GB"/>
          </w:rPr>
          <w:delText xml:space="preserve"> InstantiatorException {</w:delText>
        </w:r>
      </w:del>
    </w:p>
    <w:p w14:paraId="78CFD680" w14:textId="77777777" w:rsidR="00F27723" w:rsidRPr="002A5A72" w:rsidDel="00323E2F" w:rsidRDefault="00F27723" w:rsidP="00F27723">
      <w:pPr>
        <w:autoSpaceDE w:val="0"/>
        <w:autoSpaceDN w:val="0"/>
        <w:adjustRightInd w:val="0"/>
        <w:spacing w:after="0" w:line="240" w:lineRule="auto"/>
        <w:ind w:left="284"/>
        <w:rPr>
          <w:del w:id="411" w:author="Christian Kröher" w:date="2013-10-05T15:59:00Z"/>
          <w:rFonts w:ascii="Consolas" w:hAnsi="Consolas" w:cs="Consolas"/>
          <w:sz w:val="20"/>
          <w:szCs w:val="20"/>
          <w:lang w:val="en-GB"/>
        </w:rPr>
      </w:pPr>
      <w:del w:id="412" w:author="Christian Kröher" w:date="2013-10-05T15:59:00Z">
        <w:r w:rsidRPr="002A5A72" w:rsidDel="00323E2F">
          <w:rPr>
            <w:rFonts w:ascii="Consolas" w:hAnsi="Consolas" w:cs="Consolas"/>
            <w:color w:val="000000"/>
            <w:sz w:val="20"/>
            <w:szCs w:val="20"/>
            <w:lang w:val="en-GB"/>
          </w:rPr>
          <w:tab/>
        </w:r>
        <w:r w:rsidRPr="002A5A72" w:rsidDel="00323E2F">
          <w:rPr>
            <w:rFonts w:ascii="Consolas" w:hAnsi="Consolas" w:cs="Consolas"/>
            <w:color w:val="000000"/>
            <w:sz w:val="20"/>
            <w:szCs w:val="20"/>
            <w:lang w:val="en-GB"/>
          </w:rPr>
          <w:tab/>
        </w:r>
      </w:del>
    </w:p>
    <w:p w14:paraId="5864DA0B" w14:textId="77777777" w:rsidR="00F27723" w:rsidRPr="002A5A72" w:rsidDel="00323E2F" w:rsidRDefault="00F27723" w:rsidP="00F27723">
      <w:pPr>
        <w:autoSpaceDE w:val="0"/>
        <w:autoSpaceDN w:val="0"/>
        <w:adjustRightInd w:val="0"/>
        <w:spacing w:after="0" w:line="240" w:lineRule="auto"/>
        <w:ind w:left="284"/>
        <w:rPr>
          <w:del w:id="413" w:author="Christian Kröher" w:date="2013-10-05T15:59:00Z"/>
          <w:rFonts w:ascii="Consolas" w:hAnsi="Consolas" w:cs="Consolas"/>
          <w:sz w:val="20"/>
          <w:szCs w:val="20"/>
          <w:lang w:val="en-GB"/>
        </w:rPr>
      </w:pPr>
      <w:del w:id="414" w:author="Christian Kröher" w:date="2013-10-05T15:59:00Z">
        <w:r w:rsidRPr="002A5A72" w:rsidDel="00323E2F">
          <w:rPr>
            <w:rFonts w:ascii="Consolas" w:hAnsi="Consolas" w:cs="Consolas"/>
            <w:color w:val="000000"/>
            <w:sz w:val="20"/>
            <w:szCs w:val="20"/>
            <w:lang w:val="en-GB"/>
          </w:rPr>
          <w:tab/>
          <w:delText>}</w:delText>
        </w:r>
        <w:r w:rsidRPr="002A5A72" w:rsidDel="00323E2F">
          <w:rPr>
            <w:rFonts w:ascii="Consolas" w:hAnsi="Consolas" w:cs="Consolas"/>
            <w:color w:val="000000"/>
            <w:sz w:val="20"/>
            <w:szCs w:val="20"/>
            <w:lang w:val="en-GB"/>
          </w:rPr>
          <w:tab/>
        </w:r>
      </w:del>
    </w:p>
    <w:p w14:paraId="300DC76A" w14:textId="77777777" w:rsidR="00F27723" w:rsidRPr="002A5A72" w:rsidDel="00323E2F" w:rsidRDefault="00F27723" w:rsidP="00F27723">
      <w:pPr>
        <w:autoSpaceDE w:val="0"/>
        <w:autoSpaceDN w:val="0"/>
        <w:adjustRightInd w:val="0"/>
        <w:spacing w:after="0" w:line="240" w:lineRule="auto"/>
        <w:ind w:left="284"/>
        <w:rPr>
          <w:del w:id="415" w:author="Christian Kröher" w:date="2013-10-05T15:59:00Z"/>
          <w:rFonts w:ascii="Consolas" w:hAnsi="Consolas" w:cs="Consolas"/>
          <w:color w:val="000000"/>
          <w:sz w:val="20"/>
          <w:szCs w:val="20"/>
          <w:lang w:val="en-GB"/>
        </w:rPr>
      </w:pPr>
      <w:del w:id="416" w:author="Christian Kröher" w:date="2013-10-05T15:59:00Z">
        <w:r w:rsidRPr="002A5A72" w:rsidDel="00323E2F">
          <w:rPr>
            <w:rFonts w:ascii="Consolas" w:hAnsi="Consolas" w:cs="Consolas"/>
            <w:color w:val="000000"/>
            <w:sz w:val="20"/>
            <w:szCs w:val="20"/>
            <w:lang w:val="en-GB"/>
          </w:rPr>
          <w:delText>}</w:delText>
        </w:r>
      </w:del>
    </w:p>
    <w:p w14:paraId="1BA80B2C" w14:textId="77777777" w:rsidR="00F27723" w:rsidRPr="002A5A72" w:rsidDel="000F5041" w:rsidRDefault="00F27723" w:rsidP="00F27723">
      <w:pPr>
        <w:autoSpaceDE w:val="0"/>
        <w:autoSpaceDN w:val="0"/>
        <w:adjustRightInd w:val="0"/>
        <w:spacing w:after="0" w:line="240" w:lineRule="auto"/>
        <w:ind w:left="284"/>
        <w:rPr>
          <w:del w:id="417" w:author="Christian Kröher" w:date="2013-10-05T16:33:00Z"/>
          <w:rFonts w:ascii="Consolas" w:hAnsi="Consolas" w:cs="Consolas"/>
          <w:sz w:val="20"/>
          <w:szCs w:val="20"/>
          <w:lang w:val="en-GB"/>
        </w:rPr>
      </w:pPr>
    </w:p>
    <w:p w14:paraId="18C14C69" w14:textId="77777777" w:rsidR="00887808" w:rsidRPr="002A5A72" w:rsidDel="000F5041" w:rsidRDefault="00581D74" w:rsidP="00E259F8">
      <w:pPr>
        <w:jc w:val="both"/>
        <w:rPr>
          <w:del w:id="418" w:author="Christian Kröher" w:date="2013-10-05T16:33:00Z"/>
          <w:rFonts w:ascii="Candara" w:hAnsi="Candara"/>
          <w:noProof/>
          <w:lang w:val="en-GB"/>
        </w:rPr>
      </w:pPr>
      <w:del w:id="419" w:author="Christian Kröher" w:date="2013-10-05T16:33:00Z">
        <w:r w:rsidRPr="002A5A72" w:rsidDel="000F5041">
          <w:rPr>
            <w:rFonts w:ascii="Candara" w:hAnsi="Candara"/>
            <w:noProof/>
            <w:lang w:val="en-GB"/>
          </w:rPr>
          <w:delText>We will now discuss each of the</w:delText>
        </w:r>
        <w:r w:rsidR="00DD3AFD" w:rsidRPr="002A5A72" w:rsidDel="000F5041">
          <w:rPr>
            <w:rFonts w:ascii="Candara" w:hAnsi="Candara"/>
            <w:noProof/>
            <w:lang w:val="en-GB"/>
          </w:rPr>
          <w:delText xml:space="preserve">se </w:delText>
        </w:r>
        <w:r w:rsidRPr="002A5A72" w:rsidDel="000F5041">
          <w:rPr>
            <w:rFonts w:ascii="Candara" w:hAnsi="Candara"/>
            <w:noProof/>
            <w:lang w:val="en-GB"/>
          </w:rPr>
          <w:delText>methods in detail:</w:delText>
        </w:r>
      </w:del>
    </w:p>
    <w:p w14:paraId="4A9D1F2D" w14:textId="77777777" w:rsidR="00316BB6" w:rsidRPr="002A5A72" w:rsidDel="000F5041" w:rsidRDefault="00316BB6" w:rsidP="00581D74">
      <w:pPr>
        <w:pStyle w:val="ListParagraph"/>
        <w:numPr>
          <w:ilvl w:val="0"/>
          <w:numId w:val="14"/>
        </w:numPr>
        <w:jc w:val="both"/>
        <w:rPr>
          <w:del w:id="420" w:author="Christian Kröher" w:date="2013-10-05T16:33:00Z"/>
          <w:rFonts w:ascii="Candara" w:hAnsi="Candara"/>
          <w:noProof/>
          <w:lang w:val="en-GB"/>
        </w:rPr>
      </w:pPr>
      <w:del w:id="421" w:author="Christian Kröher" w:date="2013-10-05T16:33:00Z">
        <w:r w:rsidRPr="002A5A72" w:rsidDel="000F5041">
          <w:rPr>
            <w:rFonts w:ascii="Candara" w:hAnsi="Candara"/>
            <w:b/>
            <w:i/>
            <w:noProof/>
            <w:lang w:val="en-GB"/>
          </w:rPr>
          <w:delText>activate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is used to activate the instantiator plug-in. We recommend not changing this method in order to guarantee that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activates the instantiator properly.</w:delText>
        </w:r>
      </w:del>
    </w:p>
    <w:p w14:paraId="08C1E2AF" w14:textId="77777777" w:rsidR="00316BB6" w:rsidRPr="002A5A72" w:rsidDel="000F5041" w:rsidRDefault="00316BB6" w:rsidP="00581D74">
      <w:pPr>
        <w:pStyle w:val="ListParagraph"/>
        <w:numPr>
          <w:ilvl w:val="0"/>
          <w:numId w:val="14"/>
        </w:numPr>
        <w:jc w:val="both"/>
        <w:rPr>
          <w:del w:id="422" w:author="Christian Kröher" w:date="2013-10-05T16:33:00Z"/>
          <w:rFonts w:ascii="Candara" w:hAnsi="Candara"/>
          <w:noProof/>
          <w:lang w:val="en-GB"/>
        </w:rPr>
      </w:pPr>
      <w:del w:id="423" w:author="Christian Kröher" w:date="2013-10-05T16:33:00Z">
        <w:r w:rsidRPr="002A5A72" w:rsidDel="000F5041">
          <w:rPr>
            <w:rFonts w:ascii="Candara" w:hAnsi="Candara"/>
            <w:b/>
            <w:i/>
            <w:noProof/>
            <w:lang w:val="en-GB"/>
          </w:rPr>
          <w:delText>deactivate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is used to deactivate the instantiator plug-in. We recommend not changing this method in order to guarantee that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deactivates the instantiator properly.</w:delText>
        </w:r>
      </w:del>
    </w:p>
    <w:p w14:paraId="1122052E" w14:textId="77777777" w:rsidR="00581D74" w:rsidRPr="002A5A72" w:rsidDel="000F5041" w:rsidRDefault="00581D74" w:rsidP="00581D74">
      <w:pPr>
        <w:pStyle w:val="ListParagraph"/>
        <w:numPr>
          <w:ilvl w:val="0"/>
          <w:numId w:val="14"/>
        </w:numPr>
        <w:jc w:val="both"/>
        <w:rPr>
          <w:del w:id="424" w:author="Christian Kröher" w:date="2013-10-05T16:33:00Z"/>
          <w:rFonts w:ascii="Candara" w:hAnsi="Candara"/>
          <w:noProof/>
          <w:lang w:val="en-GB"/>
        </w:rPr>
      </w:pPr>
      <w:del w:id="425" w:author="Christian Kröher" w:date="2013-10-05T16:33:00Z">
        <w:r w:rsidRPr="002A5A72" w:rsidDel="000F5041">
          <w:rPr>
            <w:rFonts w:ascii="Candara" w:hAnsi="Candara"/>
            <w:b/>
            <w:i/>
            <w:noProof/>
            <w:lang w:val="en-GB"/>
          </w:rPr>
          <w:delText>addValue2Context</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delText>
        </w:r>
        <w:r w:rsidR="00D476CB" w:rsidRPr="002A5A72" w:rsidDel="000F5041">
          <w:rPr>
            <w:rFonts w:ascii="Candara" w:hAnsi="Candara"/>
            <w:noProof/>
            <w:lang w:val="en-GB"/>
          </w:rPr>
          <w:delText xml:space="preserve">will be invoked by </w:delText>
        </w:r>
        <w:r w:rsidR="008A75B8" w:rsidRPr="002A5A72" w:rsidDel="000F5041">
          <w:rPr>
            <w:rFonts w:ascii="Candara" w:hAnsi="Candara"/>
            <w:noProof/>
            <w:lang w:val="en-GB"/>
          </w:rPr>
          <w:delText>EASy-Producer</w:delText>
        </w:r>
        <w:r w:rsidR="00D476CB" w:rsidRPr="002A5A72" w:rsidDel="000F5041">
          <w:rPr>
            <w:rFonts w:ascii="Candara" w:hAnsi="Candara"/>
            <w:noProof/>
            <w:lang w:val="en-GB"/>
          </w:rPr>
          <w:delText xml:space="preserve"> in order to pass all decision variable objects to the instantiator engine. The method is called for each decision variable in the current configuration, while the way of saving or processing this data is up to the engine. For example, define a local list of type </w:delText>
        </w:r>
        <w:r w:rsidR="00A51D72" w:rsidRPr="002A5A72" w:rsidDel="000F5041">
          <w:rPr>
            <w:rFonts w:ascii="Candara" w:hAnsi="Candara"/>
            <w:i/>
            <w:noProof/>
            <w:lang w:val="en-GB"/>
          </w:rPr>
          <w:delText>I</w:delText>
        </w:r>
        <w:r w:rsidR="00D476CB" w:rsidRPr="002A5A72" w:rsidDel="000F5041">
          <w:rPr>
            <w:rFonts w:ascii="Candara" w:hAnsi="Candara"/>
            <w:i/>
            <w:noProof/>
            <w:lang w:val="en-GB"/>
          </w:rPr>
          <w:delText>DecisionVariable</w:delText>
        </w:r>
        <w:r w:rsidR="00D476CB" w:rsidRPr="002A5A72" w:rsidDel="000F5041">
          <w:rPr>
            <w:rFonts w:ascii="Candara" w:hAnsi="Candara"/>
            <w:noProof/>
            <w:lang w:val="en-GB"/>
          </w:rPr>
          <w:delText>, which stores each passed variable in order to process it when the instantiation process is invoked.</w:delText>
        </w:r>
      </w:del>
    </w:p>
    <w:p w14:paraId="612D72A0" w14:textId="77777777" w:rsidR="00CF5035" w:rsidRPr="002A5A72" w:rsidDel="000F5041" w:rsidRDefault="00CF5035" w:rsidP="00CF5035">
      <w:pPr>
        <w:pStyle w:val="ListParagraph"/>
        <w:numPr>
          <w:ilvl w:val="0"/>
          <w:numId w:val="14"/>
        </w:numPr>
        <w:jc w:val="both"/>
        <w:rPr>
          <w:del w:id="426" w:author="Christian Kröher" w:date="2013-10-05T16:33:00Z"/>
          <w:rFonts w:ascii="Candara" w:hAnsi="Candara"/>
          <w:noProof/>
          <w:lang w:val="en-GB"/>
        </w:rPr>
      </w:pPr>
      <w:del w:id="427" w:author="Christian Kröher" w:date="2013-10-05T16:33:00Z">
        <w:r w:rsidRPr="002A5A72" w:rsidDel="000F5041">
          <w:rPr>
            <w:rFonts w:ascii="Candara" w:hAnsi="Candara"/>
            <w:b/>
            <w:i/>
            <w:noProof/>
            <w:lang w:val="en-GB"/>
          </w:rPr>
          <w:delText>clearContext</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will be invoked by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in order to clear the current context of the instantiator engine. The context of an instantiator is </w:delText>
        </w:r>
        <w:r w:rsidR="00367A60" w:rsidRPr="002A5A72" w:rsidDel="000F5041">
          <w:rPr>
            <w:rFonts w:ascii="Candara" w:hAnsi="Candara"/>
            <w:noProof/>
            <w:lang w:val="en-GB"/>
          </w:rPr>
          <w:delText>all</w:delText>
        </w:r>
        <w:r w:rsidRPr="002A5A72" w:rsidDel="000F5041">
          <w:rPr>
            <w:rFonts w:ascii="Candara" w:hAnsi="Candara"/>
            <w:noProof/>
            <w:lang w:val="en-GB"/>
          </w:rPr>
          <w:delText xml:space="preserve"> information that will be saved or used in the context of a specific product line project</w:delText>
        </w:r>
        <w:r w:rsidR="006B43B9" w:rsidRPr="002A5A72" w:rsidDel="000F5041">
          <w:rPr>
            <w:rFonts w:ascii="Candara" w:hAnsi="Candara"/>
            <w:noProof/>
            <w:lang w:val="en-GB"/>
          </w:rPr>
          <w:delText xml:space="preserve">, i.e. the list of decision variables of the current variability model. </w:delText>
        </w:r>
        <w:r w:rsidR="008A75B8" w:rsidRPr="002A5A72" w:rsidDel="000F5041">
          <w:rPr>
            <w:rFonts w:ascii="Candara" w:hAnsi="Candara"/>
            <w:noProof/>
            <w:lang w:val="en-GB"/>
          </w:rPr>
          <w:delText>EASy-Producer</w:delText>
        </w:r>
        <w:r w:rsidR="006B43B9" w:rsidRPr="002A5A72" w:rsidDel="000F5041">
          <w:rPr>
            <w:rFonts w:ascii="Candara" w:hAnsi="Candara"/>
            <w:noProof/>
            <w:lang w:val="en-GB"/>
          </w:rPr>
          <w:delText xml:space="preserve"> treats every instantiator as a singleton and, thus, tries to clear the context of an instantiator each time it will be used. What has to be cleared and how is up to the developer. However, it is important to note, that clearing all project-specific information has to be cleared in order for the instantiation to work properly.</w:delText>
        </w:r>
      </w:del>
    </w:p>
    <w:p w14:paraId="279357D1" w14:textId="77777777" w:rsidR="00F57227" w:rsidRPr="002A5A72" w:rsidDel="000F5041" w:rsidRDefault="00762519" w:rsidP="00CF5035">
      <w:pPr>
        <w:pStyle w:val="ListParagraph"/>
        <w:numPr>
          <w:ilvl w:val="0"/>
          <w:numId w:val="14"/>
        </w:numPr>
        <w:jc w:val="both"/>
        <w:rPr>
          <w:del w:id="428" w:author="Christian Kröher" w:date="2013-10-05T16:33:00Z"/>
          <w:rFonts w:ascii="Candara" w:hAnsi="Candara"/>
          <w:noProof/>
          <w:lang w:val="en-GB"/>
        </w:rPr>
      </w:pPr>
      <w:del w:id="429" w:author="Christian Kröher" w:date="2013-10-05T16:33:00Z">
        <w:r w:rsidRPr="002A5A72" w:rsidDel="000F5041">
          <w:rPr>
            <w:rFonts w:ascii="Candara" w:hAnsi="Candara"/>
            <w:b/>
            <w:i/>
            <w:noProof/>
            <w:lang w:val="en-GB"/>
          </w:rPr>
          <w:delText>initEngine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will be invoked by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in order to initialize the instantiator engine. This method can be used to initialize any instantiator-specific attributes, objects, etc. </w:delText>
        </w:r>
        <w:r w:rsidR="002318BE" w:rsidRPr="002A5A72" w:rsidDel="000F5041">
          <w:rPr>
            <w:rFonts w:ascii="Candara" w:hAnsi="Candara"/>
            <w:noProof/>
            <w:lang w:val="en-GB"/>
          </w:rPr>
          <w:delText xml:space="preserve">Please note that this method also calls the </w:delText>
        </w:r>
        <w:r w:rsidR="002318BE" w:rsidRPr="002A5A72" w:rsidDel="000F5041">
          <w:rPr>
            <w:rFonts w:ascii="Candara" w:hAnsi="Candara"/>
            <w:i/>
            <w:noProof/>
            <w:lang w:val="en-GB"/>
          </w:rPr>
          <w:delText>clearContext</w:delText>
        </w:r>
        <w:r w:rsidR="002318BE" w:rsidRPr="002A5A72" w:rsidDel="000F5041">
          <w:rPr>
            <w:rFonts w:ascii="Candara" w:hAnsi="Candara"/>
            <w:noProof/>
            <w:lang w:val="en-GB"/>
          </w:rPr>
          <w:delText xml:space="preserve"> to guarantee that initialization will be successful.</w:delText>
        </w:r>
        <w:r w:rsidR="009014EE" w:rsidRPr="002A5A72" w:rsidDel="000F5041">
          <w:rPr>
            <w:rFonts w:ascii="Candara" w:hAnsi="Candara"/>
            <w:noProof/>
            <w:lang w:val="en-GB"/>
          </w:rPr>
          <w:delText xml:space="preserve"> </w:delText>
        </w:r>
        <w:r w:rsidR="009014EE" w:rsidRPr="002A5A72" w:rsidDel="000F5041">
          <w:rPr>
            <w:rFonts w:ascii="Candara" w:hAnsi="Candara"/>
            <w:b/>
            <w:noProof/>
            <w:lang w:val="en-GB"/>
          </w:rPr>
          <w:delText>Important</w:delText>
        </w:r>
        <w:r w:rsidR="009014EE" w:rsidRPr="002A5A72" w:rsidDel="000F5041">
          <w:rPr>
            <w:rFonts w:ascii="Candara" w:hAnsi="Candara"/>
            <w:noProof/>
            <w:lang w:val="en-GB"/>
          </w:rPr>
          <w:delText xml:space="preserve">: In order to invoke the method </w:delText>
        </w:r>
        <w:r w:rsidR="009014EE" w:rsidRPr="002A5A72" w:rsidDel="000F5041">
          <w:rPr>
            <w:rFonts w:ascii="Candara" w:hAnsi="Candara"/>
            <w:i/>
            <w:noProof/>
            <w:lang w:val="en-GB"/>
          </w:rPr>
          <w:delText>addValue2Context</w:delText>
        </w:r>
        <w:r w:rsidR="009014EE" w:rsidRPr="002A5A72" w:rsidDel="000F5041">
          <w:rPr>
            <w:rFonts w:ascii="Candara" w:hAnsi="Candara"/>
            <w:noProof/>
            <w:lang w:val="en-GB"/>
          </w:rPr>
          <w:delText xml:space="preserve">, the method </w:delText>
        </w:r>
        <w:r w:rsidR="009014EE" w:rsidRPr="002A5A72" w:rsidDel="000F5041">
          <w:rPr>
            <w:rFonts w:ascii="Candara" w:hAnsi="Candara"/>
            <w:i/>
            <w:noProof/>
            <w:lang w:val="en-GB"/>
          </w:rPr>
          <w:delText>initEngine</w:delText>
        </w:r>
        <w:r w:rsidR="009014EE" w:rsidRPr="002A5A72" w:rsidDel="000F5041">
          <w:rPr>
            <w:rFonts w:ascii="Candara" w:hAnsi="Candara"/>
            <w:noProof/>
            <w:lang w:val="en-GB"/>
          </w:rPr>
          <w:delText xml:space="preserve"> must include the following call to the super-class: </w:delText>
        </w:r>
        <w:r w:rsidR="009014EE" w:rsidRPr="002A5A72" w:rsidDel="000F5041">
          <w:rPr>
            <w:rFonts w:ascii="Candara" w:hAnsi="Candara"/>
            <w:b/>
            <w:noProof/>
            <w:lang w:val="en-GB"/>
          </w:rPr>
          <w:delText>prepareContext()</w:delText>
        </w:r>
        <w:r w:rsidR="009014EE" w:rsidRPr="002A5A72" w:rsidDel="000F5041">
          <w:rPr>
            <w:rFonts w:ascii="Candara" w:hAnsi="Candara"/>
            <w:noProof/>
            <w:lang w:val="en-GB"/>
          </w:rPr>
          <w:delText>.</w:delText>
        </w:r>
      </w:del>
    </w:p>
    <w:p w14:paraId="5A9CB1C9" w14:textId="77777777" w:rsidR="00D44129" w:rsidRPr="002A5A72" w:rsidDel="000F5041" w:rsidRDefault="00D44129" w:rsidP="00CF5035">
      <w:pPr>
        <w:pStyle w:val="ListParagraph"/>
        <w:numPr>
          <w:ilvl w:val="0"/>
          <w:numId w:val="14"/>
        </w:numPr>
        <w:jc w:val="both"/>
        <w:rPr>
          <w:del w:id="430" w:author="Christian Kröher" w:date="2013-10-05T16:33:00Z"/>
          <w:rFonts w:ascii="Candara" w:hAnsi="Candara"/>
          <w:noProof/>
          <w:lang w:val="en-GB"/>
        </w:rPr>
      </w:pPr>
      <w:del w:id="431" w:author="Christian Kröher" w:date="2013-10-05T16:33:00Z">
        <w:r w:rsidRPr="002A5A72" w:rsidDel="000F5041">
          <w:rPr>
            <w:rFonts w:ascii="Candara" w:hAnsi="Candara"/>
            <w:b/>
            <w:i/>
            <w:noProof/>
            <w:lang w:val="en-GB"/>
          </w:rPr>
          <w:delText>instantiate</w:delText>
        </w:r>
        <w:r w:rsidRPr="002A5A72" w:rsidDel="000F5041">
          <w:rPr>
            <w:rFonts w:ascii="Candara" w:hAnsi="Candara"/>
            <w:b/>
            <w:noProof/>
            <w:lang w:val="en-GB"/>
          </w:rPr>
          <w:delText>:</w:delText>
        </w:r>
        <w:r w:rsidRPr="002A5A72" w:rsidDel="000F5041">
          <w:rPr>
            <w:rFonts w:ascii="Candara" w:hAnsi="Candara"/>
            <w:noProof/>
            <w:lang w:val="en-GB"/>
          </w:rPr>
          <w:delText xml:space="preserve"> This method will be invoked by </w:delText>
        </w:r>
        <w:r w:rsidR="008A75B8" w:rsidRPr="002A5A72" w:rsidDel="000F5041">
          <w:rPr>
            <w:rFonts w:ascii="Candara" w:hAnsi="Candara"/>
            <w:noProof/>
            <w:lang w:val="en-GB"/>
          </w:rPr>
          <w:delText>EASy-Producer</w:delText>
        </w:r>
        <w:r w:rsidRPr="002A5A72" w:rsidDel="000F5041">
          <w:rPr>
            <w:rFonts w:ascii="Candara" w:hAnsi="Candara"/>
            <w:noProof/>
            <w:lang w:val="en-GB"/>
          </w:rPr>
          <w:delText xml:space="preserve"> in case that the instantiation process has been started. Thus, this method includes the core functionalities of the instantiator, i.e. copying specific files or manipulating their content</w:delText>
        </w:r>
        <w:r w:rsidR="004B36CA" w:rsidRPr="002A5A72" w:rsidDel="000F5041">
          <w:rPr>
            <w:rFonts w:ascii="Candara" w:hAnsi="Candara"/>
            <w:noProof/>
            <w:lang w:val="en-GB"/>
          </w:rPr>
          <w:delText xml:space="preserve"> with respect to the values of the decision variables passed by the method </w:delText>
        </w:r>
        <w:r w:rsidR="004B36CA" w:rsidRPr="002A5A72" w:rsidDel="000F5041">
          <w:rPr>
            <w:rFonts w:ascii="Candara" w:hAnsi="Candara"/>
            <w:i/>
            <w:noProof/>
            <w:lang w:val="en-GB"/>
          </w:rPr>
          <w:delText>addValue2Context</w:delText>
        </w:r>
        <w:r w:rsidR="004B36CA" w:rsidRPr="002A5A72" w:rsidDel="000F5041">
          <w:rPr>
            <w:rFonts w:ascii="Candara" w:hAnsi="Candara"/>
            <w:noProof/>
            <w:lang w:val="en-GB"/>
          </w:rPr>
          <w:delText>.</w:delText>
        </w:r>
        <w:r w:rsidR="00A911B5" w:rsidRPr="002A5A72" w:rsidDel="000F5041">
          <w:rPr>
            <w:rFonts w:ascii="Candara" w:hAnsi="Candara"/>
            <w:noProof/>
            <w:lang w:val="en-GB"/>
          </w:rPr>
          <w:delText xml:space="preserve"> For this purpose, the method </w:delText>
        </w:r>
        <w:r w:rsidR="00A911B5" w:rsidRPr="002A5A72" w:rsidDel="000F5041">
          <w:rPr>
            <w:rFonts w:ascii="Candara" w:hAnsi="Candara"/>
            <w:i/>
            <w:noProof/>
            <w:lang w:val="en-GB"/>
          </w:rPr>
          <w:delText>getFilesToInstantiate</w:delText>
        </w:r>
        <w:r w:rsidR="00A911B5" w:rsidRPr="002A5A72" w:rsidDel="000F5041">
          <w:rPr>
            <w:rFonts w:ascii="Candara" w:hAnsi="Candara"/>
            <w:noProof/>
            <w:lang w:val="en-GB"/>
          </w:rPr>
          <w:delText xml:space="preserve"> of the </w:delText>
        </w:r>
        <w:r w:rsidR="00A911B5" w:rsidRPr="002A5A72" w:rsidDel="000F5041">
          <w:rPr>
            <w:rFonts w:ascii="Candara" w:hAnsi="Candara"/>
            <w:i/>
            <w:noProof/>
            <w:lang w:val="en-GB"/>
          </w:rPr>
          <w:delText>Instantiator Engine</w:delText>
        </w:r>
        <w:r w:rsidR="00A911B5" w:rsidRPr="002A5A72" w:rsidDel="000F5041">
          <w:rPr>
            <w:rFonts w:ascii="Candara" w:hAnsi="Candara"/>
            <w:noProof/>
            <w:lang w:val="en-GB"/>
          </w:rPr>
          <w:delText xml:space="preserve"> class can be used to get the list of files this instantiator </w:delText>
        </w:r>
        <w:r w:rsidR="00F01348" w:rsidRPr="002A5A72" w:rsidDel="000F5041">
          <w:rPr>
            <w:rFonts w:ascii="Candara" w:hAnsi="Candara"/>
            <w:noProof/>
            <w:lang w:val="en-GB"/>
          </w:rPr>
          <w:delText>was</w:delText>
        </w:r>
        <w:r w:rsidR="00A911B5" w:rsidRPr="002A5A72" w:rsidDel="000F5041">
          <w:rPr>
            <w:rFonts w:ascii="Candara" w:hAnsi="Candara"/>
            <w:noProof/>
            <w:lang w:val="en-GB"/>
          </w:rPr>
          <w:delText xml:space="preserve"> assigned to</w:delText>
        </w:r>
        <w:r w:rsidR="003A57B4" w:rsidRPr="002A5A72" w:rsidDel="000F5041">
          <w:rPr>
            <w:rStyle w:val="FootnoteReference"/>
            <w:rFonts w:ascii="Candara" w:hAnsi="Candara"/>
            <w:noProof/>
            <w:lang w:val="en-GB"/>
          </w:rPr>
          <w:footnoteReference w:id="11"/>
        </w:r>
        <w:r w:rsidR="00A911B5" w:rsidRPr="002A5A72" w:rsidDel="000F5041">
          <w:rPr>
            <w:rFonts w:ascii="Candara" w:hAnsi="Candara"/>
            <w:noProof/>
            <w:lang w:val="en-GB"/>
          </w:rPr>
          <w:delText>.</w:delText>
        </w:r>
      </w:del>
    </w:p>
    <w:p w14:paraId="485D4316" w14:textId="77777777" w:rsidR="00683006" w:rsidRPr="002A5A72" w:rsidDel="000F5041" w:rsidRDefault="00AF5607" w:rsidP="00E259F8">
      <w:pPr>
        <w:jc w:val="both"/>
        <w:rPr>
          <w:del w:id="434" w:author="Christian Kröher" w:date="2013-10-05T16:33:00Z"/>
          <w:rFonts w:ascii="Candara" w:hAnsi="Candara"/>
          <w:noProof/>
          <w:lang w:val="en-GB"/>
        </w:rPr>
      </w:pPr>
      <w:del w:id="435" w:author="Christian Kröher" w:date="2013-10-05T16:33:00Z">
        <w:r w:rsidRPr="002A5A72" w:rsidDel="000F5041">
          <w:rPr>
            <w:rFonts w:ascii="Candara" w:hAnsi="Candara"/>
            <w:noProof/>
            <w:lang w:val="en-GB"/>
          </w:rPr>
          <w:fldChar w:fldCharType="begin"/>
        </w:r>
        <w:r w:rsidR="00CA4B1C" w:rsidRPr="002A5A72" w:rsidDel="000F5041">
          <w:rPr>
            <w:rFonts w:ascii="Candara" w:hAnsi="Candara"/>
            <w:noProof/>
            <w:lang w:val="en-GB"/>
          </w:rPr>
          <w:delInstrText xml:space="preserve"> REF _Ref333999216 \h </w:delInstrText>
        </w:r>
        <w:r w:rsidRPr="002A5A72" w:rsidDel="000F5041">
          <w:rPr>
            <w:rFonts w:ascii="Candara" w:hAnsi="Candara"/>
            <w:noProof/>
            <w:lang w:val="en-GB"/>
          </w:rPr>
        </w:r>
        <w:r w:rsidRPr="002A5A72" w:rsidDel="000F5041">
          <w:rPr>
            <w:rFonts w:ascii="Candara" w:hAnsi="Candara"/>
            <w:noProof/>
            <w:lang w:val="en-GB"/>
          </w:rPr>
          <w:fldChar w:fldCharType="separate"/>
        </w:r>
        <w:r w:rsidR="00E232BB" w:rsidRPr="002A5A72" w:rsidDel="000F5041">
          <w:rPr>
            <w:noProof/>
            <w:lang w:val="en-GB"/>
          </w:rPr>
          <w:delText>Figure 11</w:delText>
        </w:r>
        <w:r w:rsidRPr="002A5A72" w:rsidDel="000F5041">
          <w:rPr>
            <w:rFonts w:ascii="Candara" w:hAnsi="Candara"/>
            <w:noProof/>
            <w:lang w:val="en-GB"/>
          </w:rPr>
          <w:fldChar w:fldCharType="end"/>
        </w:r>
        <w:r w:rsidR="00CA4B1C" w:rsidRPr="002A5A72" w:rsidDel="000F5041">
          <w:rPr>
            <w:rFonts w:ascii="Candara" w:hAnsi="Candara"/>
            <w:noProof/>
            <w:lang w:val="en-GB"/>
          </w:rPr>
          <w:delText xml:space="preserve"> shows a </w:delText>
        </w:r>
        <w:r w:rsidR="00D03D25" w:rsidRPr="002A5A72" w:rsidDel="000F5041">
          <w:rPr>
            <w:rFonts w:ascii="Candara" w:hAnsi="Candara"/>
            <w:noProof/>
            <w:lang w:val="en-GB"/>
          </w:rPr>
          <w:delText>very simple</w:delText>
        </w:r>
        <w:r w:rsidR="00CA4B1C" w:rsidRPr="002A5A72" w:rsidDel="000F5041">
          <w:rPr>
            <w:rFonts w:ascii="Candara" w:hAnsi="Candara"/>
            <w:noProof/>
            <w:lang w:val="en-GB"/>
          </w:rPr>
          <w:delText xml:space="preserve"> example of how to use these methods to implement instantiator-specific functionalities. The</w:delText>
        </w:r>
        <w:r w:rsidR="003802EA" w:rsidRPr="002A5A72" w:rsidDel="000F5041">
          <w:rPr>
            <w:rFonts w:ascii="Candara" w:hAnsi="Candara"/>
            <w:noProof/>
            <w:lang w:val="en-GB"/>
          </w:rPr>
          <w:delText xml:space="preserve"> prototypical</w:delText>
        </w:r>
        <w:r w:rsidR="00CA4B1C" w:rsidRPr="002A5A72" w:rsidDel="000F5041">
          <w:rPr>
            <w:rFonts w:ascii="Candara" w:hAnsi="Candara"/>
            <w:noProof/>
            <w:lang w:val="en-GB"/>
          </w:rPr>
          <w:delText xml:space="preserve"> </w:delText>
        </w:r>
        <w:r w:rsidR="00CA4B1C" w:rsidRPr="002A5A72" w:rsidDel="000F5041">
          <w:rPr>
            <w:rFonts w:ascii="Candara" w:hAnsi="Candara"/>
            <w:i/>
            <w:noProof/>
            <w:lang w:val="en-GB"/>
          </w:rPr>
          <w:delText>SEEInstantiator</w:delText>
        </w:r>
        <w:r w:rsidR="00CA4B1C" w:rsidRPr="002A5A72" w:rsidDel="000F5041">
          <w:rPr>
            <w:rFonts w:ascii="Candara" w:hAnsi="Candara"/>
            <w:noProof/>
            <w:lang w:val="en-GB"/>
          </w:rPr>
          <w:delText xml:space="preserve"> will only display the f</w:delText>
        </w:r>
        <w:r w:rsidR="00D03D25" w:rsidRPr="002A5A72" w:rsidDel="000F5041">
          <w:rPr>
            <w:rFonts w:ascii="Candara" w:hAnsi="Candara"/>
            <w:noProof/>
            <w:lang w:val="en-GB"/>
          </w:rPr>
          <w:delText>iles that have been assigned</w:delText>
        </w:r>
        <w:r w:rsidR="003802EA" w:rsidRPr="002A5A72" w:rsidDel="000F5041">
          <w:rPr>
            <w:rFonts w:ascii="Candara" w:hAnsi="Candara"/>
            <w:noProof/>
            <w:lang w:val="en-GB"/>
          </w:rPr>
          <w:delText xml:space="preserve"> to it using </w:delText>
        </w:r>
        <w:r w:rsidR="008A75B8" w:rsidRPr="002A5A72" w:rsidDel="000F5041">
          <w:rPr>
            <w:rFonts w:ascii="Candara" w:hAnsi="Candara"/>
            <w:noProof/>
            <w:lang w:val="en-GB"/>
          </w:rPr>
          <w:delText>EASy-Producer</w:delText>
        </w:r>
        <w:r w:rsidR="00D03D25" w:rsidRPr="002A5A72" w:rsidDel="000F5041">
          <w:rPr>
            <w:rStyle w:val="FootnoteReference"/>
            <w:rFonts w:ascii="Candara" w:hAnsi="Candara"/>
            <w:noProof/>
            <w:lang w:val="en-GB"/>
          </w:rPr>
          <w:footnoteReference w:id="12"/>
        </w:r>
        <w:r w:rsidR="00D03D25" w:rsidRPr="002A5A72" w:rsidDel="000F5041">
          <w:rPr>
            <w:rFonts w:ascii="Candara" w:hAnsi="Candara"/>
            <w:noProof/>
            <w:lang w:val="en-GB"/>
          </w:rPr>
          <w:delText xml:space="preserve">. </w:delText>
        </w:r>
        <w:r w:rsidR="003802EA" w:rsidRPr="002A5A72" w:rsidDel="000F5041">
          <w:rPr>
            <w:rFonts w:ascii="Candara" w:hAnsi="Candara"/>
            <w:noProof/>
            <w:lang w:val="en-GB"/>
          </w:rPr>
          <w:delText xml:space="preserve">When the </w:delText>
        </w:r>
        <w:r w:rsidR="00810031" w:rsidRPr="002A5A72" w:rsidDel="000F5041">
          <w:rPr>
            <w:rFonts w:ascii="Candara" w:hAnsi="Candara"/>
            <w:noProof/>
            <w:lang w:val="en-GB"/>
          </w:rPr>
          <w:delText>instantiator</w:delText>
        </w:r>
        <w:r w:rsidR="003802EA" w:rsidRPr="002A5A72" w:rsidDel="000F5041">
          <w:rPr>
            <w:rFonts w:ascii="Candara" w:hAnsi="Candara"/>
            <w:noProof/>
            <w:lang w:val="en-GB"/>
          </w:rPr>
          <w:delText xml:space="preserve"> is initialized (</w:delText>
        </w:r>
        <w:r w:rsidR="003802EA" w:rsidRPr="002A5A72" w:rsidDel="000F5041">
          <w:rPr>
            <w:rFonts w:ascii="Candara" w:hAnsi="Candara"/>
            <w:i/>
            <w:noProof/>
            <w:lang w:val="en-GB"/>
          </w:rPr>
          <w:delText>initEngine</w:delText>
        </w:r>
        <w:r w:rsidR="003802EA" w:rsidRPr="002A5A72" w:rsidDel="000F5041">
          <w:rPr>
            <w:rFonts w:ascii="Candara" w:hAnsi="Candara"/>
            <w:noProof/>
            <w:lang w:val="en-GB"/>
          </w:rPr>
          <w:delText xml:space="preserve">), a new instance of the </w:delText>
        </w:r>
        <w:r w:rsidR="003802EA" w:rsidRPr="002A5A72" w:rsidDel="000F5041">
          <w:rPr>
            <w:rFonts w:ascii="Candara" w:hAnsi="Candara"/>
            <w:i/>
            <w:noProof/>
            <w:lang w:val="en-GB"/>
          </w:rPr>
          <w:delText>SSEInstantiator</w:delText>
        </w:r>
        <w:r w:rsidR="00C514F9" w:rsidRPr="002A5A72" w:rsidDel="000F5041">
          <w:rPr>
            <w:rFonts w:ascii="Candara" w:hAnsi="Candara"/>
            <w:noProof/>
            <w:lang w:val="en-GB"/>
          </w:rPr>
          <w:delText xml:space="preserve"> is created (line 37</w:delText>
        </w:r>
        <w:r w:rsidR="003802EA" w:rsidRPr="002A5A72" w:rsidDel="000F5041">
          <w:rPr>
            <w:rFonts w:ascii="Candara" w:hAnsi="Candara"/>
            <w:noProof/>
            <w:lang w:val="en-GB"/>
          </w:rPr>
          <w:delText xml:space="preserve">). This method will also invoke the method </w:delText>
        </w:r>
        <w:r w:rsidR="003802EA" w:rsidRPr="002A5A72" w:rsidDel="000F5041">
          <w:rPr>
            <w:rFonts w:ascii="Candara" w:hAnsi="Candara"/>
            <w:i/>
            <w:noProof/>
            <w:lang w:val="en-GB"/>
          </w:rPr>
          <w:delText>clearContext</w:delText>
        </w:r>
        <w:r w:rsidR="003802EA" w:rsidRPr="002A5A72" w:rsidDel="000F5041">
          <w:rPr>
            <w:rFonts w:ascii="Candara" w:hAnsi="Candara"/>
            <w:noProof/>
            <w:lang w:val="en-GB"/>
          </w:rPr>
          <w:delText xml:space="preserve">, which will clear the private file list of this instantiator (line </w:delText>
        </w:r>
        <w:r w:rsidR="00C514F9" w:rsidRPr="002A5A72" w:rsidDel="000F5041">
          <w:rPr>
            <w:rFonts w:ascii="Candara" w:hAnsi="Candara"/>
            <w:noProof/>
            <w:lang w:val="en-GB"/>
          </w:rPr>
          <w:delText>32</w:delText>
        </w:r>
        <w:r w:rsidR="003802EA" w:rsidRPr="002A5A72" w:rsidDel="000F5041">
          <w:rPr>
            <w:rFonts w:ascii="Candara" w:hAnsi="Candara"/>
            <w:noProof/>
            <w:lang w:val="en-GB"/>
          </w:rPr>
          <w:delText xml:space="preserve">). The file list is used to store the files that have been assigned to the instantiator (line </w:delText>
        </w:r>
        <w:r w:rsidR="00C514F9" w:rsidRPr="002A5A72" w:rsidDel="000F5041">
          <w:rPr>
            <w:rFonts w:ascii="Candara" w:hAnsi="Candara"/>
            <w:noProof/>
            <w:lang w:val="en-GB"/>
          </w:rPr>
          <w:delText>42</w:delText>
        </w:r>
        <w:r w:rsidR="003802EA" w:rsidRPr="002A5A72" w:rsidDel="000F5041">
          <w:rPr>
            <w:rFonts w:ascii="Candara" w:hAnsi="Candara"/>
            <w:noProof/>
            <w:lang w:val="en-GB"/>
          </w:rPr>
          <w:delText xml:space="preserve">) and to pass these files to the actual </w:delText>
        </w:r>
        <w:r w:rsidR="003802EA" w:rsidRPr="002A5A72" w:rsidDel="000F5041">
          <w:rPr>
            <w:rFonts w:ascii="Candara" w:hAnsi="Candara"/>
            <w:i/>
            <w:noProof/>
            <w:lang w:val="en-GB"/>
          </w:rPr>
          <w:delText>SSEInstantiator</w:delText>
        </w:r>
        <w:r w:rsidR="003802EA" w:rsidRPr="002A5A72" w:rsidDel="000F5041">
          <w:rPr>
            <w:rFonts w:ascii="Candara" w:hAnsi="Candara"/>
            <w:noProof/>
            <w:lang w:val="en-GB"/>
          </w:rPr>
          <w:delText xml:space="preserve"> to be displayed if</w:delText>
        </w:r>
        <w:r w:rsidR="00021762" w:rsidRPr="002A5A72" w:rsidDel="000F5041">
          <w:rPr>
            <w:rFonts w:ascii="Candara" w:hAnsi="Candara"/>
            <w:noProof/>
            <w:lang w:val="en-GB"/>
          </w:rPr>
          <w:delText xml:space="preserve"> the</w:delText>
        </w:r>
        <w:r w:rsidR="003802EA" w:rsidRPr="002A5A72" w:rsidDel="000F5041">
          <w:rPr>
            <w:rFonts w:ascii="Candara" w:hAnsi="Candara"/>
            <w:noProof/>
            <w:lang w:val="en-GB"/>
          </w:rPr>
          <w:delText xml:space="preserve"> instantiation</w:delText>
        </w:r>
        <w:r w:rsidR="00021762" w:rsidRPr="002A5A72" w:rsidDel="000F5041">
          <w:rPr>
            <w:rFonts w:ascii="Candara" w:hAnsi="Candara"/>
            <w:noProof/>
            <w:lang w:val="en-GB"/>
          </w:rPr>
          <w:delText xml:space="preserve"> process</w:delText>
        </w:r>
        <w:r w:rsidR="003802EA" w:rsidRPr="002A5A72" w:rsidDel="000F5041">
          <w:rPr>
            <w:rFonts w:ascii="Candara" w:hAnsi="Candara"/>
            <w:noProof/>
            <w:lang w:val="en-GB"/>
          </w:rPr>
          <w:delText xml:space="preserve"> is </w:delText>
        </w:r>
        <w:r w:rsidR="00810031" w:rsidRPr="002A5A72" w:rsidDel="000F5041">
          <w:rPr>
            <w:rFonts w:ascii="Candara" w:hAnsi="Candara"/>
            <w:noProof/>
            <w:lang w:val="en-GB"/>
          </w:rPr>
          <w:delText>invoked</w:delText>
        </w:r>
        <w:r w:rsidR="003802EA" w:rsidRPr="002A5A72" w:rsidDel="000F5041">
          <w:rPr>
            <w:rFonts w:ascii="Candara" w:hAnsi="Candara"/>
            <w:noProof/>
            <w:lang w:val="en-GB"/>
          </w:rPr>
          <w:delText xml:space="preserve"> (line </w:delText>
        </w:r>
        <w:r w:rsidR="00C514F9" w:rsidRPr="002A5A72" w:rsidDel="000F5041">
          <w:rPr>
            <w:rFonts w:ascii="Candara" w:hAnsi="Candara"/>
            <w:noProof/>
            <w:lang w:val="en-GB"/>
          </w:rPr>
          <w:delText>43</w:delText>
        </w:r>
        <w:r w:rsidR="003802EA" w:rsidRPr="002A5A72" w:rsidDel="000F5041">
          <w:rPr>
            <w:rFonts w:ascii="Candara" w:hAnsi="Candara"/>
            <w:noProof/>
            <w:lang w:val="en-GB"/>
          </w:rPr>
          <w:delText xml:space="preserve">). This will open a simple message dialog </w:delText>
        </w:r>
        <w:r w:rsidR="00810031" w:rsidRPr="002A5A72" w:rsidDel="000F5041">
          <w:rPr>
            <w:rFonts w:ascii="Candara" w:hAnsi="Candara"/>
            <w:noProof/>
            <w:lang w:val="en-GB"/>
          </w:rPr>
          <w:delText xml:space="preserve">in </w:delText>
        </w:r>
        <w:r w:rsidR="008A75B8" w:rsidRPr="002A5A72" w:rsidDel="000F5041">
          <w:rPr>
            <w:rFonts w:ascii="Candara" w:hAnsi="Candara"/>
            <w:noProof/>
            <w:lang w:val="en-GB"/>
          </w:rPr>
          <w:delText>EASy-Producer</w:delText>
        </w:r>
        <w:r w:rsidR="00810031" w:rsidRPr="002A5A72" w:rsidDel="000F5041">
          <w:rPr>
            <w:rFonts w:ascii="Candara" w:hAnsi="Candara"/>
            <w:noProof/>
            <w:lang w:val="en-GB"/>
          </w:rPr>
          <w:delText xml:space="preserve"> </w:delText>
        </w:r>
        <w:r w:rsidR="003802EA" w:rsidRPr="002A5A72" w:rsidDel="000F5041">
          <w:rPr>
            <w:rFonts w:ascii="Candara" w:hAnsi="Candara"/>
            <w:noProof/>
            <w:lang w:val="en-GB"/>
          </w:rPr>
          <w:delText>that lists all assigned files</w:delText>
        </w:r>
        <w:r w:rsidR="00810031" w:rsidRPr="002A5A72" w:rsidDel="000F5041">
          <w:rPr>
            <w:rFonts w:ascii="Candara" w:hAnsi="Candara"/>
            <w:noProof/>
            <w:lang w:val="en-GB"/>
          </w:rPr>
          <w:delText xml:space="preserve"> of the </w:delText>
        </w:r>
        <w:r w:rsidR="00810031" w:rsidRPr="002A5A72" w:rsidDel="000F5041">
          <w:rPr>
            <w:rFonts w:ascii="Candara" w:hAnsi="Candara"/>
            <w:i/>
            <w:noProof/>
            <w:lang w:val="en-GB"/>
          </w:rPr>
          <w:delText>SSEInstantiator</w:delText>
        </w:r>
        <w:r w:rsidR="003802EA" w:rsidRPr="002A5A72" w:rsidDel="000F5041">
          <w:rPr>
            <w:rFonts w:ascii="Candara" w:hAnsi="Candara"/>
            <w:noProof/>
            <w:lang w:val="en-GB"/>
          </w:rPr>
          <w:delText>.</w:delText>
        </w:r>
      </w:del>
    </w:p>
    <w:p w14:paraId="3CE37F61" w14:textId="77777777" w:rsidR="00072504" w:rsidRPr="002A5A72" w:rsidDel="000F5041" w:rsidRDefault="00230236" w:rsidP="00E259F8">
      <w:pPr>
        <w:jc w:val="both"/>
        <w:rPr>
          <w:del w:id="438" w:author="Christian Kröher" w:date="2013-10-05T16:33:00Z"/>
          <w:rFonts w:ascii="Candara" w:hAnsi="Candara"/>
          <w:noProof/>
          <w:lang w:val="en-GB"/>
        </w:rPr>
      </w:pPr>
      <w:del w:id="439" w:author="Christian Kröher" w:date="2013-10-05T16:33:00Z">
        <w:r>
          <w:rPr>
            <w:rFonts w:ascii="Candara" w:hAnsi="Candara"/>
            <w:noProof/>
            <w:lang w:val="en-GB"/>
          </w:rPr>
        </w:r>
        <w:r>
          <w:rPr>
            <w:rFonts w:ascii="Candara" w:hAnsi="Candara"/>
            <w:noProof/>
            <w:lang w:val="en-GB"/>
          </w:rPr>
          <w:pict w14:anchorId="390AC6FA">
            <v:shape id="_x0000_s1028" type="#_x0000_t202" style="width:453.75pt;height:402.3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4FFB3B37" w14:textId="77777777" w:rsidR="00230236" w:rsidRPr="00FD25B6" w:rsidRDefault="00230236" w:rsidP="002C3F15">
                    <w:pPr>
                      <w:keepNext/>
                      <w:spacing w:after="0" w:line="240" w:lineRule="auto"/>
                      <w:jc w:val="center"/>
                      <w:rPr>
                        <w:lang w:val="en-US"/>
                      </w:rPr>
                    </w:pPr>
                    <w:r>
                      <w:rPr>
                        <w:noProof/>
                        <w:lang w:eastAsia="de-DE"/>
                      </w:rPr>
                      <w:drawing>
                        <wp:inline distT="0" distB="0" distL="0" distR="0" wp14:anchorId="2D98B00E" wp14:editId="55A6D80F">
                          <wp:extent cx="4147764" cy="4927971"/>
                          <wp:effectExtent l="19050" t="0" r="5136" b="0"/>
                          <wp:docPr id="57" name="Picture 56" descr="newInstantiator_ExampleEngineCla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ExampleEngineClass2.png"/>
                                  <pic:cNvPicPr/>
                                </pic:nvPicPr>
                                <pic:blipFill>
                                  <a:blip r:embed="rId26"/>
                                  <a:stretch>
                                    <a:fillRect/>
                                  </a:stretch>
                                </pic:blipFill>
                                <pic:spPr>
                                  <a:xfrm>
                                    <a:off x="0" y="0"/>
                                    <a:ext cx="4147764" cy="4927971"/>
                                  </a:xfrm>
                                  <a:prstGeom prst="rect">
                                    <a:avLst/>
                                  </a:prstGeom>
                                </pic:spPr>
                              </pic:pic>
                            </a:graphicData>
                          </a:graphic>
                        </wp:inline>
                      </w:drawing>
                    </w:r>
                  </w:p>
                  <w:p w14:paraId="741B9ABF" w14:textId="77777777" w:rsidR="00230236" w:rsidRPr="0092284F" w:rsidRDefault="00230236" w:rsidP="002C3F15">
                    <w:pPr>
                      <w:pStyle w:val="Caption"/>
                      <w:jc w:val="center"/>
                      <w:rPr>
                        <w:lang w:val="en-US"/>
                      </w:rPr>
                    </w:pPr>
                    <w:bookmarkStart w:id="440" w:name="_Ref333999216"/>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11</w:t>
                    </w:r>
                    <w:r>
                      <w:fldChar w:fldCharType="end"/>
                    </w:r>
                    <w:bookmarkEnd w:id="440"/>
                    <w:r w:rsidRPr="00842B9E">
                      <w:rPr>
                        <w:lang w:val="en-US"/>
                      </w:rPr>
                      <w:t xml:space="preserve">: </w:t>
                    </w:r>
                    <w:r>
                      <w:rPr>
                        <w:lang w:val="en-US"/>
                      </w:rPr>
                      <w:t>Implementation of instantiator engine functionalities</w:t>
                    </w:r>
                  </w:p>
                </w:txbxContent>
              </v:textbox>
              <w10:anchorlock/>
            </v:shape>
          </w:pict>
        </w:r>
      </w:del>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3"/>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r w:rsidR="00230236">
        <w:fldChar w:fldCharType="begin"/>
      </w:r>
      <w:r w:rsidR="00230236" w:rsidRPr="00154460">
        <w:rPr>
          <w:lang w:val="en-US"/>
          <w:rPrChange w:id="441" w:author="Holger Eichelberger" w:date="2018-02-18T15:12:00Z">
            <w:rPr/>
          </w:rPrChange>
        </w:rPr>
        <w:instrText xml:space="preserve"> HYPERLINK "http://projects.sse.uni-hildesheim.de/easy/docs/guide.pdf" </w:instrText>
      </w:r>
      <w:r w:rsidR="00230236">
        <w:fldChar w:fldCharType="separate"/>
      </w:r>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r w:rsidR="00230236">
        <w:rPr>
          <w:rStyle w:val="Hyperlink"/>
          <w:rFonts w:ascii="Candara" w:hAnsi="Candara"/>
          <w:noProof/>
          <w:lang w:val="en-GB"/>
        </w:rPr>
        <w:fldChar w:fldCharType="end"/>
      </w:r>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2" w:name="_Ref334005528"/>
      <w:bookmarkStart w:id="443" w:name="_Ref342395240"/>
      <w:bookmarkStart w:id="444" w:name="_Ref342395244"/>
      <w:bookmarkStart w:id="445" w:name="_Ref342460276"/>
      <w:bookmarkStart w:id="446" w:name="_Toc506730192"/>
      <w:r w:rsidRPr="002A5A72">
        <w:rPr>
          <w:noProof/>
          <w:lang w:val="en-GB"/>
        </w:rPr>
        <w:t>Instantiator</w:t>
      </w:r>
      <w:bookmarkEnd w:id="442"/>
      <w:r w:rsidR="00566B2F" w:rsidRPr="002A5A72">
        <w:rPr>
          <w:noProof/>
          <w:lang w:val="en-GB"/>
        </w:rPr>
        <w:t xml:space="preserve"> Integration</w:t>
      </w:r>
      <w:bookmarkEnd w:id="443"/>
      <w:bookmarkEnd w:id="444"/>
      <w:bookmarkEnd w:id="445"/>
      <w:bookmarkEnd w:id="446"/>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77777777"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w:t>
      </w:r>
      <w:del w:id="447" w:author="El-Sharkawy" w:date="2013-10-15T08:41:00Z">
        <w:r w:rsidR="000F5041" w:rsidDel="00810AC0">
          <w:rPr>
            <w:noProof/>
            <w:lang w:val="en-GB"/>
          </w:rPr>
          <w:delText>m</w:delText>
        </w:r>
      </w:del>
      <w:r w:rsidR="000F5041">
        <w:rPr>
          <w:noProof/>
          <w:lang w:val="en-GB"/>
        </w:rPr>
        <w:t>a</w:t>
      </w:r>
      <w:ins w:id="448" w:author="El-Sharkawy" w:date="2013-10-15T08:42:00Z">
        <w:r w:rsidR="00810AC0">
          <w:rPr>
            <w:noProof/>
            <w:lang w:val="en-GB"/>
          </w:rPr>
          <w:t>m</w:t>
        </w:r>
      </w:ins>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CD1C8C">
        <w:rPr>
          <w:noProof/>
          <w:lang w:val="en-GB"/>
        </w:rPr>
        <w:t>3.1.3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CD1C8C" w:rsidRPr="00842B9E">
        <w:rPr>
          <w:lang w:val="en-US"/>
        </w:rPr>
        <w:t xml:space="preserve">Figure </w:t>
      </w:r>
      <w:r w:rsidR="00CD1C8C">
        <w:rPr>
          <w:noProof/>
          <w:lang w:val="en-US"/>
        </w:rPr>
        <w:t>12</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230236"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230236" w:rsidRPr="00FD25B6" w:rsidRDefault="00230236" w:rsidP="004D106F">
                  <w:pPr>
                    <w:keepNext/>
                    <w:spacing w:after="0" w:line="240" w:lineRule="auto"/>
                    <w:jc w:val="center"/>
                    <w:rPr>
                      <w:lang w:val="en-US"/>
                    </w:rPr>
                  </w:pPr>
                  <w:r>
                    <w:rPr>
                      <w:noProof/>
                      <w:lang w:eastAsia="de-DE"/>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27"/>
                                <a:stretch>
                                  <a:fillRect/>
                                </a:stretch>
                              </pic:blipFill>
                              <pic:spPr>
                                <a:xfrm>
                                  <a:off x="0" y="0"/>
                                  <a:ext cx="4707731" cy="1350169"/>
                                </a:xfrm>
                                <a:prstGeom prst="rect">
                                  <a:avLst/>
                                </a:prstGeom>
                              </pic:spPr>
                            </pic:pic>
                          </a:graphicData>
                        </a:graphic>
                      </wp:inline>
                    </w:drawing>
                  </w:r>
                </w:p>
                <w:p w14:paraId="006C43A4" w14:textId="77777777" w:rsidR="00230236" w:rsidRPr="0092284F" w:rsidRDefault="00230236" w:rsidP="004D106F">
                  <w:pPr>
                    <w:pStyle w:val="Caption"/>
                    <w:jc w:val="center"/>
                    <w:rPr>
                      <w:lang w:val="en-US"/>
                    </w:rPr>
                  </w:pPr>
                  <w:bookmarkStart w:id="449" w:name="_Ref334024847"/>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12</w:t>
                  </w:r>
                  <w:r>
                    <w:fldChar w:fldCharType="end"/>
                  </w:r>
                  <w:bookmarkEnd w:id="4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450" w:name="_Ref368903907"/>
      <w:bookmarkStart w:id="451" w:name="_Ref368904576"/>
      <w:bookmarkStart w:id="452" w:name="_Toc506730193"/>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450"/>
      <w:bookmarkEnd w:id="451"/>
      <w:bookmarkEnd w:id="4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ins w:id="453" w:author="Christian Kröher" w:date="2013-10-07T08:47:00Z">
        <w:r w:rsidR="00135663">
          <w:rPr>
            <w:rFonts w:ascii="Candara" w:hAnsi="Candara"/>
            <w:noProof/>
            <w:lang w:val="en-GB"/>
          </w:rPr>
          <w:t xml:space="preserve"> or any other software project that includes variabilities</w:t>
        </w:r>
      </w:ins>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454" w:name="_Toc342477841"/>
      <w:bookmarkStart w:id="455" w:name="_Ref368664764"/>
      <w:bookmarkStart w:id="456" w:name="_Ref368900052"/>
      <w:bookmarkStart w:id="457" w:name="_Toc506730194"/>
      <w:r>
        <w:rPr>
          <w:noProof/>
          <w:lang w:val="en-GB"/>
        </w:rPr>
        <w:t>The VIL Artefact Model</w:t>
      </w:r>
      <w:r w:rsidRPr="00015AA1">
        <w:rPr>
          <w:noProof/>
          <w:lang w:val="en-GB"/>
        </w:rPr>
        <w:t xml:space="preserve"> in EASy-Producer</w:t>
      </w:r>
      <w:bookmarkEnd w:id="454"/>
      <w:bookmarkEnd w:id="455"/>
      <w:bookmarkEnd w:id="456"/>
      <w:bookmarkEnd w:id="457"/>
    </w:p>
    <w:p w14:paraId="26C92C55" w14:textId="77777777"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CD1C8C">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0248782A" w14:textId="77777777" w:rsidR="00AF5607" w:rsidRDefault="00AF5607">
      <w:pPr>
        <w:pStyle w:val="ListParagraph"/>
        <w:numPr>
          <w:ilvl w:val="0"/>
          <w:numId w:val="14"/>
        </w:numPr>
        <w:jc w:val="both"/>
        <w:rPr>
          <w:del w:id="458" w:author="Christian Kröher" w:date="2013-10-07T09:02:00Z"/>
          <w:rFonts w:ascii="Candara" w:hAnsi="Candara"/>
          <w:noProof/>
          <w:lang w:val="en-GB"/>
        </w:rPr>
      </w:pPr>
      <w:r w:rsidRPr="00AF5607">
        <w:rPr>
          <w:rFonts w:ascii="Candara" w:hAnsi="Candara"/>
          <w:b/>
          <w:i/>
          <w:noProof/>
          <w:lang w:val="en-GB"/>
          <w:rPrChange w:id="459" w:author="Christian Kröher" w:date="2013-10-07T09:01:00Z">
            <w:rPr>
              <w:rFonts w:ascii="Candara" w:hAnsi="Candara"/>
              <w:b/>
              <w:i/>
              <w:noProof/>
              <w:color w:val="2516EA" w:themeColor="hyperlink"/>
              <w:u w:val="single"/>
              <w:lang w:val="en-GB"/>
            </w:rPr>
          </w:rPrChange>
        </w:rPr>
        <w:t>Composite artefacts</w:t>
      </w:r>
      <w:r w:rsidRPr="00AF5607">
        <w:rPr>
          <w:rFonts w:ascii="Candara" w:hAnsi="Candara"/>
          <w:noProof/>
          <w:lang w:val="en-GB"/>
          <w:rPrChange w:id="460" w:author="Christian Kröher" w:date="2013-10-07T09:01:00Z">
            <w:rPr>
              <w:rFonts w:ascii="Candara" w:hAnsi="Candara"/>
              <w:noProof/>
              <w:color w:val="2516EA" w:themeColor="hyperlink"/>
              <w:u w:val="single"/>
              <w:lang w:val="en-GB"/>
            </w:rPr>
          </w:rPrChange>
        </w:rPr>
        <w:t>,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w:t>
      </w:r>
      <w:ins w:id="461" w:author="Christian Kröher" w:date="2013-10-07T08:59:00Z">
        <w:r w:rsidRPr="00AF5607">
          <w:rPr>
            <w:rFonts w:ascii="Candara" w:hAnsi="Candara"/>
            <w:noProof/>
            <w:lang w:val="en-GB"/>
            <w:rPrChange w:id="462" w:author="Christian Kröher" w:date="2013-10-07T09:01:00Z">
              <w:rPr>
                <w:rFonts w:ascii="Candara" w:hAnsi="Candara"/>
                <w:noProof/>
                <w:color w:val="2516EA" w:themeColor="hyperlink"/>
                <w:u w:val="single"/>
                <w:lang w:val="en-GB"/>
              </w:rPr>
            </w:rPrChange>
          </w:rPr>
          <w:t xml:space="preserve"> </w:t>
        </w:r>
      </w:ins>
      <w:ins w:id="463" w:author="Christian Kröher" w:date="2013-10-07T09:00:00Z">
        <w:r w:rsidRPr="00AF5607">
          <w:rPr>
            <w:rFonts w:ascii="Candara" w:hAnsi="Candara"/>
            <w:noProof/>
            <w:lang w:val="en-GB"/>
            <w:rPrChange w:id="464" w:author="Christian Kröher" w:date="2013-10-07T09:01:00Z">
              <w:rPr>
                <w:rFonts w:ascii="Candara" w:hAnsi="Candara"/>
                <w:noProof/>
                <w:color w:val="2516EA" w:themeColor="hyperlink"/>
                <w:u w:val="single"/>
                <w:lang w:val="en-GB"/>
              </w:rPr>
            </w:rPrChange>
          </w:rPr>
          <w:t xml:space="preserve">In order to implement a decomposable artefact, </w:t>
        </w:r>
      </w:ins>
      <w:ins w:id="465" w:author="Christian Kröher" w:date="2013-10-07T09:01:00Z">
        <w:r w:rsidRPr="00AF5607">
          <w:rPr>
            <w:rFonts w:ascii="Candara" w:hAnsi="Candara"/>
            <w:noProof/>
            <w:lang w:val="en-GB"/>
            <w:rPrChange w:id="466" w:author="Christian Kröher" w:date="2013-10-07T09:01:00Z">
              <w:rPr>
                <w:rFonts w:ascii="Candara" w:hAnsi="Candara"/>
                <w:noProof/>
                <w:color w:val="2516EA" w:themeColor="hyperlink"/>
                <w:u w:val="single"/>
                <w:lang w:val="en-GB"/>
              </w:rPr>
            </w:rPrChange>
          </w:rPr>
          <w:t xml:space="preserve">also an instance of the </w:t>
        </w:r>
        <w:r w:rsidRPr="00AF5607">
          <w:rPr>
            <w:rFonts w:ascii="Candara" w:hAnsi="Candara"/>
            <w:b/>
            <w:noProof/>
            <w:lang w:val="en-GB"/>
            <w:rPrChange w:id="467" w:author="Christian Kröher" w:date="2013-10-07T09:03:00Z">
              <w:rPr>
                <w:rFonts w:ascii="Candara" w:hAnsi="Candara"/>
                <w:noProof/>
                <w:color w:val="2516EA" w:themeColor="hyperlink"/>
                <w:u w:val="single"/>
                <w:lang w:val="en-GB"/>
              </w:rPr>
            </w:rPrChange>
          </w:rPr>
          <w:t>IArtifactCreator</w:t>
        </w:r>
        <w:r w:rsidRPr="00AF5607">
          <w:rPr>
            <w:rFonts w:ascii="Candara" w:hAnsi="Candara"/>
            <w:noProof/>
            <w:lang w:val="en-GB"/>
            <w:rPrChange w:id="468" w:author="Christian Kröher" w:date="2013-10-07T09:01:00Z">
              <w:rPr>
                <w:rFonts w:ascii="Candara" w:hAnsi="Candara"/>
                <w:noProof/>
                <w:color w:val="2516EA" w:themeColor="hyperlink"/>
                <w:u w:val="single"/>
                <w:lang w:val="en-GB"/>
              </w:rPr>
            </w:rPrChange>
          </w:rPr>
          <w:t xml:space="preserve"> must be implemented. This d</w:t>
        </w:r>
      </w:ins>
      <w:ins w:id="469" w:author="Christian Kröher" w:date="2013-10-07T08:59:00Z">
        <w:r w:rsidRPr="00AF5607">
          <w:rPr>
            <w:rFonts w:ascii="Candara" w:hAnsi="Candara"/>
            <w:noProof/>
            <w:lang w:val="en-GB"/>
            <w:rPrChange w:id="470" w:author="Christian Kröher" w:date="2013-10-07T09:01:00Z">
              <w:rPr>
                <w:rFonts w:ascii="Candara" w:hAnsi="Candara"/>
                <w:noProof/>
                <w:color w:val="2516EA" w:themeColor="hyperlink"/>
                <w:u w:val="single"/>
                <w:lang w:val="en-GB"/>
              </w:rPr>
            </w:rPrChange>
          </w:rPr>
          <w:t>escribes creator instances which know how to translate real world objects into artifact instances.</w:t>
        </w:r>
      </w:ins>
      <w:ins w:id="471" w:author="Christian Kröher" w:date="2013-10-07T09:01:00Z">
        <w:r w:rsidR="00532044">
          <w:rPr>
            <w:rFonts w:ascii="Candara" w:hAnsi="Candara"/>
            <w:noProof/>
            <w:lang w:val="en-GB"/>
          </w:rPr>
          <w:t xml:space="preserve"> </w:t>
        </w:r>
      </w:ins>
      <w:ins w:id="472" w:author="Christian Kröher" w:date="2013-10-07T09:02:00Z">
        <w:r w:rsidR="00532044">
          <w:rPr>
            <w:rFonts w:ascii="Candara" w:hAnsi="Candara"/>
            <w:noProof/>
            <w:lang w:val="en-GB"/>
          </w:rPr>
          <w:t>We will illsutrate the usage of th</w:t>
        </w:r>
      </w:ins>
      <w:ins w:id="473" w:author="Christian Kröher" w:date="2013-10-07T09:03:00Z">
        <w:r w:rsidR="00532044">
          <w:rPr>
            <w:rFonts w:ascii="Candara" w:hAnsi="Candara"/>
            <w:noProof/>
            <w:lang w:val="en-GB"/>
          </w:rPr>
          <w:t xml:space="preserve">is interface </w:t>
        </w:r>
      </w:ins>
      <w:ins w:id="474" w:author="Christian Kröher" w:date="2013-10-07T09:02:00Z">
        <w:r w:rsidR="00532044">
          <w:rPr>
            <w:rFonts w:ascii="Candara" w:hAnsi="Candara"/>
            <w:noProof/>
            <w:lang w:val="en-GB"/>
          </w:rPr>
          <w:t>in the implementation of our ex</w:t>
        </w:r>
        <w:del w:id="475" w:author="El-Sharkawy" w:date="2013-10-15T08:42:00Z">
          <w:r w:rsidR="00532044" w:rsidDel="00810AC0">
            <w:rPr>
              <w:rFonts w:ascii="Candara" w:hAnsi="Candara"/>
              <w:noProof/>
              <w:lang w:val="en-GB"/>
            </w:rPr>
            <w:delText>m</w:delText>
          </w:r>
        </w:del>
        <w:r w:rsidR="00532044">
          <w:rPr>
            <w:rFonts w:ascii="Candara" w:hAnsi="Candara"/>
            <w:noProof/>
            <w:lang w:val="en-GB"/>
          </w:rPr>
          <w:t>a</w:t>
        </w:r>
      </w:ins>
      <w:ins w:id="476" w:author="El-Sharkawy" w:date="2013-10-15T08:42:00Z">
        <w:r w:rsidR="00810AC0">
          <w:rPr>
            <w:rFonts w:ascii="Candara" w:hAnsi="Candara"/>
            <w:noProof/>
            <w:lang w:val="en-GB"/>
          </w:rPr>
          <w:t>m</w:t>
        </w:r>
      </w:ins>
      <w:ins w:id="477" w:author="Christian Kröher" w:date="2013-10-07T09:02:00Z">
        <w:r w:rsidR="00532044">
          <w:rPr>
            <w:rFonts w:ascii="Candara" w:hAnsi="Candara"/>
            <w:noProof/>
            <w:lang w:val="en-GB"/>
          </w:rPr>
          <w:t>ple in Section .</w:t>
        </w:r>
      </w:ins>
      <w:ins w:id="478" w:author="Christian Kröher" w:date="2013-10-07T09:03:00Z">
        <w:r>
          <w:rPr>
            <w:rFonts w:ascii="Candara" w:hAnsi="Candara"/>
            <w:noProof/>
            <w:lang w:val="en-GB"/>
          </w:rPr>
          <w:fldChar w:fldCharType="begin"/>
        </w:r>
        <w:r w:rsidR="00532044">
          <w:rPr>
            <w:rFonts w:ascii="Candara" w:hAnsi="Candara"/>
            <w:noProof/>
            <w:lang w:val="en-GB"/>
          </w:rPr>
          <w:instrText xml:space="preserve"> REF _Ref368899908 \r \h </w:instrText>
        </w:r>
      </w:ins>
      <w:r>
        <w:rPr>
          <w:rFonts w:ascii="Candara" w:hAnsi="Candara"/>
          <w:noProof/>
          <w:lang w:val="en-GB"/>
        </w:rPr>
      </w:r>
      <w:r>
        <w:rPr>
          <w:rFonts w:ascii="Candara" w:hAnsi="Candara"/>
          <w:noProof/>
          <w:lang w:val="en-GB"/>
        </w:rPr>
        <w:fldChar w:fldCharType="separate"/>
      </w:r>
      <w:r w:rsidR="00CD1C8C">
        <w:rPr>
          <w:rFonts w:ascii="Candara" w:hAnsi="Candara"/>
          <w:noProof/>
          <w:lang w:val="en-GB"/>
        </w:rPr>
        <w:t>3.2.3</w:t>
      </w:r>
      <w:ins w:id="479" w:author="Christian Kröher" w:date="2013-10-07T09:03:00Z">
        <w:r>
          <w:rPr>
            <w:rFonts w:ascii="Candara" w:hAnsi="Candara"/>
            <w:noProof/>
            <w:lang w:val="en-GB"/>
          </w:rPr>
          <w:fldChar w:fldCharType="end"/>
        </w:r>
      </w:ins>
    </w:p>
    <w:p w14:paraId="31368C18" w14:textId="77777777" w:rsidR="00AF5607" w:rsidRDefault="00AF5607">
      <w:pPr>
        <w:pStyle w:val="ListParagraph"/>
        <w:numPr>
          <w:ilvl w:val="0"/>
          <w:numId w:val="14"/>
        </w:numPr>
        <w:jc w:val="both"/>
        <w:rPr>
          <w:ins w:id="480" w:author="Christian Kröher" w:date="2013-10-07T09:02:00Z"/>
          <w:rFonts w:ascii="Candara" w:hAnsi="Candara"/>
          <w:noProof/>
          <w:lang w:val="en-GB"/>
        </w:rPr>
      </w:pP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481" w:name="_Toc506730195"/>
      <w:r w:rsidRPr="002A5A72">
        <w:rPr>
          <w:noProof/>
          <w:lang w:val="en-GB"/>
        </w:rPr>
        <w:t xml:space="preserve">Eclipse Plug-in Project Creation and Configuration for New </w:t>
      </w:r>
      <w:r>
        <w:rPr>
          <w:noProof/>
          <w:lang w:val="en-GB"/>
        </w:rPr>
        <w:t>Artefacts</w:t>
      </w:r>
      <w:bookmarkEnd w:id="481"/>
    </w:p>
    <w:p w14:paraId="0E1469C5" w14:textId="77777777"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CD1C8C">
        <w:rPr>
          <w:noProof/>
          <w:lang w:val="en-GB"/>
        </w:rPr>
        <w:t>3.1.2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482" w:name="_Ref368899908"/>
      <w:bookmarkStart w:id="483" w:name="_Toc506730196"/>
      <w:r>
        <w:rPr>
          <w:noProof/>
          <w:lang w:val="en-GB"/>
        </w:rPr>
        <w:t>Artefact Implementation</w:t>
      </w:r>
      <w:bookmarkEnd w:id="482"/>
      <w:bookmarkEnd w:id="483"/>
    </w:p>
    <w:p w14:paraId="3912B74F" w14:textId="77777777"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CD1C8C">
        <w:rPr>
          <w:noProof/>
          <w:lang w:val="en-GB"/>
        </w:rPr>
        <w:t>3.2.1</w:t>
      </w:r>
      <w:r w:rsidR="00AF5607">
        <w:rPr>
          <w:noProof/>
          <w:lang w:val="en-GB"/>
        </w:rPr>
        <w:fldChar w:fldCharType="end"/>
      </w:r>
      <w:r>
        <w:rPr>
          <w:noProof/>
          <w:lang w:val="en-GB"/>
        </w:rPr>
        <w:t xml:space="preserve">. We will extend the </w:t>
      </w:r>
      <w:del w:id="484" w:author="Christian Kröher" w:date="2013-10-07T09:37:00Z">
        <w:r w:rsidR="00AF5607" w:rsidRPr="00AF5607">
          <w:rPr>
            <w:b/>
            <w:noProof/>
            <w:lang w:val="en-GB"/>
            <w:rPrChange w:id="485" w:author="Christian Kröher" w:date="2013-10-07T09:38:00Z">
              <w:rPr>
                <w:i/>
                <w:noProof/>
                <w:color w:val="2516EA" w:themeColor="hyperlink"/>
                <w:u w:val="single"/>
                <w:lang w:val="en-GB"/>
              </w:rPr>
            </w:rPrChange>
          </w:rPr>
          <w:delText xml:space="preserve">CompositeArtifact </w:delText>
        </w:r>
      </w:del>
      <w:ins w:id="486" w:author="Christian Kröher" w:date="2013-10-07T09:37:00Z">
        <w:r w:rsidR="00AF5607" w:rsidRPr="00AF5607">
          <w:rPr>
            <w:b/>
            <w:noProof/>
            <w:lang w:val="en-GB"/>
            <w:rPrChange w:id="487" w:author="Christian Kröher" w:date="2013-10-07T09:38:00Z">
              <w:rPr>
                <w:i/>
                <w:noProof/>
                <w:color w:val="2516EA" w:themeColor="hyperlink"/>
                <w:u w:val="single"/>
                <w:lang w:val="en-GB"/>
              </w:rPr>
            </w:rPrChange>
          </w:rPr>
          <w:t>FileArtifact</w:t>
        </w:r>
        <w:r w:rsidR="0032296E">
          <w:rPr>
            <w:noProof/>
            <w:lang w:val="en-GB"/>
          </w:rPr>
          <w:t xml:space="preserve"> </w:t>
        </w:r>
      </w:ins>
      <w:r>
        <w:rPr>
          <w:noProof/>
          <w:lang w:val="en-GB"/>
        </w:rPr>
        <w:t>in this ex</w:t>
      </w:r>
      <w:del w:id="488" w:author="El-Sharkawy" w:date="2013-10-15T08:42:00Z">
        <w:r w:rsidDel="00810AC0">
          <w:rPr>
            <w:noProof/>
            <w:lang w:val="en-GB"/>
          </w:rPr>
          <w:delText>m</w:delText>
        </w:r>
      </w:del>
      <w:r>
        <w:rPr>
          <w:noProof/>
          <w:lang w:val="en-GB"/>
        </w:rPr>
        <w:t>a</w:t>
      </w:r>
      <w:ins w:id="489" w:author="El-Sharkawy" w:date="2013-10-15T08:42:00Z">
        <w:r w:rsidR="00810AC0">
          <w:rPr>
            <w:noProof/>
            <w:lang w:val="en-GB"/>
          </w:rPr>
          <w:t>m</w:t>
        </w:r>
      </w:ins>
      <w:r>
        <w:rPr>
          <w:noProof/>
          <w:lang w:val="en-GB"/>
        </w:rPr>
        <w:t>ple.</w:t>
      </w:r>
      <w:r w:rsidR="00F4732B">
        <w:rPr>
          <w:noProof/>
          <w:lang w:val="en-GB"/>
        </w:rPr>
        <w:t xml:space="preserve"> Thus, the content</w:t>
      </w:r>
      <w:r w:rsidR="009C5691">
        <w:rPr>
          <w:rStyle w:val="FootnoteReference"/>
          <w:noProof/>
          <w:lang w:val="en-GB"/>
        </w:rPr>
        <w:footnoteReference w:id="14"/>
      </w:r>
      <w:r w:rsidR="00F4732B">
        <w:rPr>
          <w:noProof/>
          <w:lang w:val="en-GB"/>
        </w:rPr>
        <w:t xml:space="preserve"> of the new class file looks like this:</w:t>
      </w:r>
    </w:p>
    <w:p w14:paraId="1E0F15BD" w14:textId="77777777" w:rsidR="0032296E" w:rsidRPr="00CD1C8C" w:rsidRDefault="00AF5607" w:rsidP="0032296E">
      <w:pPr>
        <w:autoSpaceDE w:val="0"/>
        <w:autoSpaceDN w:val="0"/>
        <w:adjustRightInd w:val="0"/>
        <w:spacing w:after="0" w:line="240" w:lineRule="auto"/>
        <w:rPr>
          <w:ins w:id="491" w:author="Christian Kröher" w:date="2013-10-07T09:36:00Z"/>
          <w:rFonts w:ascii="Consolas" w:hAnsi="Consolas" w:cs="Consolas"/>
          <w:sz w:val="17"/>
          <w:szCs w:val="17"/>
          <w:lang w:val="en-US"/>
          <w:rPrChange w:id="492" w:author="Christian Kröher" w:date="2013-10-07T09:36:00Z">
            <w:rPr>
              <w:ins w:id="493" w:author="Christian Kröher" w:date="2013-10-07T09:36:00Z"/>
              <w:rFonts w:ascii="Consolas" w:hAnsi="Consolas" w:cs="Consolas"/>
              <w:sz w:val="20"/>
              <w:szCs w:val="20"/>
            </w:rPr>
          </w:rPrChange>
        </w:rPr>
      </w:pPr>
      <w:ins w:id="494" w:author="Christian Kröher" w:date="2013-10-07T09:36:00Z">
        <w:r w:rsidRPr="00AF5607">
          <w:rPr>
            <w:rFonts w:ascii="Consolas" w:hAnsi="Consolas" w:cs="Consolas"/>
            <w:b/>
            <w:bCs/>
            <w:color w:val="7F0055"/>
            <w:sz w:val="17"/>
            <w:szCs w:val="17"/>
            <w:lang w:val="en-US"/>
            <w:rPrChange w:id="495" w:author="Christian Kröher" w:date="2013-10-07T09:36:00Z">
              <w:rPr>
                <w:rFonts w:ascii="Consolas" w:hAnsi="Consolas" w:cs="Consolas"/>
                <w:b/>
                <w:bCs/>
                <w:color w:val="7F0055"/>
                <w:sz w:val="20"/>
                <w:szCs w:val="20"/>
                <w:u w:val="single"/>
              </w:rPr>
            </w:rPrChange>
          </w:rPr>
          <w:t>package</w:t>
        </w:r>
        <w:r w:rsidRPr="00AF5607">
          <w:rPr>
            <w:rFonts w:ascii="Consolas" w:hAnsi="Consolas" w:cs="Consolas"/>
            <w:color w:val="000000"/>
            <w:sz w:val="17"/>
            <w:szCs w:val="17"/>
            <w:lang w:val="en-US"/>
            <w:rPrChange w:id="496" w:author="Christian Kröher" w:date="2013-10-07T09:36:00Z">
              <w:rPr>
                <w:rFonts w:ascii="Consolas" w:hAnsi="Consolas" w:cs="Consolas"/>
                <w:color w:val="000000"/>
                <w:sz w:val="20"/>
                <w:szCs w:val="20"/>
                <w:u w:val="single"/>
              </w:rPr>
            </w:rPrChange>
          </w:rPr>
          <w:t xml:space="preserve"> easyexampleartifact;</w:t>
        </w:r>
      </w:ins>
    </w:p>
    <w:p w14:paraId="43C1A470" w14:textId="77777777" w:rsidR="0032296E" w:rsidRPr="00CD1C8C" w:rsidRDefault="0032296E" w:rsidP="0032296E">
      <w:pPr>
        <w:autoSpaceDE w:val="0"/>
        <w:autoSpaceDN w:val="0"/>
        <w:adjustRightInd w:val="0"/>
        <w:spacing w:after="0" w:line="240" w:lineRule="auto"/>
        <w:rPr>
          <w:ins w:id="497" w:author="Christian Kröher" w:date="2013-10-07T09:36:00Z"/>
          <w:rFonts w:ascii="Consolas" w:hAnsi="Consolas" w:cs="Consolas"/>
          <w:sz w:val="17"/>
          <w:szCs w:val="17"/>
          <w:lang w:val="en-US"/>
          <w:rPrChange w:id="498" w:author="Christian Kröher" w:date="2013-10-07T09:36:00Z">
            <w:rPr>
              <w:ins w:id="499" w:author="Christian Kröher" w:date="2013-10-07T09:36:00Z"/>
              <w:rFonts w:ascii="Consolas" w:hAnsi="Consolas" w:cs="Consolas"/>
              <w:sz w:val="20"/>
              <w:szCs w:val="20"/>
            </w:rPr>
          </w:rPrChange>
        </w:rPr>
      </w:pPr>
    </w:p>
    <w:p w14:paraId="76CE400A" w14:textId="77777777" w:rsidR="0032296E" w:rsidRPr="00CD1C8C" w:rsidRDefault="00AF5607" w:rsidP="0032296E">
      <w:pPr>
        <w:autoSpaceDE w:val="0"/>
        <w:autoSpaceDN w:val="0"/>
        <w:adjustRightInd w:val="0"/>
        <w:spacing w:after="0" w:line="240" w:lineRule="auto"/>
        <w:rPr>
          <w:ins w:id="500" w:author="Christian Kröher" w:date="2013-10-07T09:36:00Z"/>
          <w:rFonts w:ascii="Consolas" w:hAnsi="Consolas" w:cs="Consolas"/>
          <w:sz w:val="17"/>
          <w:szCs w:val="17"/>
          <w:lang w:val="en-US"/>
          <w:rPrChange w:id="501" w:author="Christian Kröher" w:date="2013-10-07T09:36:00Z">
            <w:rPr>
              <w:ins w:id="502" w:author="Christian Kröher" w:date="2013-10-07T09:36:00Z"/>
              <w:rFonts w:ascii="Consolas" w:hAnsi="Consolas" w:cs="Consolas"/>
              <w:sz w:val="20"/>
              <w:szCs w:val="20"/>
            </w:rPr>
          </w:rPrChange>
        </w:rPr>
      </w:pPr>
      <w:ins w:id="503" w:author="Christian Kröher" w:date="2013-10-07T09:36:00Z">
        <w:r w:rsidRPr="00AF5607">
          <w:rPr>
            <w:rFonts w:ascii="Consolas" w:hAnsi="Consolas" w:cs="Consolas"/>
            <w:b/>
            <w:bCs/>
            <w:color w:val="7F0055"/>
            <w:sz w:val="17"/>
            <w:szCs w:val="17"/>
            <w:lang w:val="en-US"/>
            <w:rPrChange w:id="504"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05" w:author="Christian Kröher" w:date="2013-10-07T09:36:00Z">
              <w:rPr>
                <w:rFonts w:ascii="Consolas" w:hAnsi="Consolas" w:cs="Consolas"/>
                <w:color w:val="000000"/>
                <w:sz w:val="20"/>
                <w:szCs w:val="20"/>
                <w:u w:val="single"/>
              </w:rPr>
            </w:rPrChange>
          </w:rPr>
          <w:t xml:space="preserve"> java.io.File;</w:t>
        </w:r>
      </w:ins>
    </w:p>
    <w:p w14:paraId="617BBA4A" w14:textId="77777777" w:rsidR="0032296E" w:rsidRPr="00CD1C8C" w:rsidRDefault="0032296E" w:rsidP="0032296E">
      <w:pPr>
        <w:autoSpaceDE w:val="0"/>
        <w:autoSpaceDN w:val="0"/>
        <w:adjustRightInd w:val="0"/>
        <w:spacing w:after="0" w:line="240" w:lineRule="auto"/>
        <w:rPr>
          <w:ins w:id="506" w:author="Christian Kröher" w:date="2013-10-07T09:36:00Z"/>
          <w:rFonts w:ascii="Consolas" w:hAnsi="Consolas" w:cs="Consolas"/>
          <w:sz w:val="17"/>
          <w:szCs w:val="17"/>
          <w:lang w:val="en-US"/>
          <w:rPrChange w:id="507" w:author="Christian Kröher" w:date="2013-10-07T09:36:00Z">
            <w:rPr>
              <w:ins w:id="508" w:author="Christian Kröher" w:date="2013-10-07T09:36:00Z"/>
              <w:rFonts w:ascii="Consolas" w:hAnsi="Consolas" w:cs="Consolas"/>
              <w:sz w:val="20"/>
              <w:szCs w:val="20"/>
            </w:rPr>
          </w:rPrChange>
        </w:rPr>
      </w:pPr>
    </w:p>
    <w:p w14:paraId="62A6900F" w14:textId="77777777" w:rsidR="0032296E" w:rsidRPr="00CD1C8C" w:rsidRDefault="00AF5607" w:rsidP="0032296E">
      <w:pPr>
        <w:autoSpaceDE w:val="0"/>
        <w:autoSpaceDN w:val="0"/>
        <w:adjustRightInd w:val="0"/>
        <w:spacing w:after="0" w:line="240" w:lineRule="auto"/>
        <w:rPr>
          <w:ins w:id="509" w:author="Christian Kröher" w:date="2013-10-07T09:36:00Z"/>
          <w:rFonts w:ascii="Consolas" w:hAnsi="Consolas" w:cs="Consolas"/>
          <w:sz w:val="17"/>
          <w:szCs w:val="17"/>
          <w:lang w:val="en-US"/>
          <w:rPrChange w:id="510" w:author="Christian Kröher" w:date="2013-10-07T09:36:00Z">
            <w:rPr>
              <w:ins w:id="511" w:author="Christian Kröher" w:date="2013-10-07T09:36:00Z"/>
              <w:rFonts w:ascii="Consolas" w:hAnsi="Consolas" w:cs="Consolas"/>
              <w:sz w:val="20"/>
              <w:szCs w:val="20"/>
            </w:rPr>
          </w:rPrChange>
        </w:rPr>
      </w:pPr>
      <w:ins w:id="512" w:author="Christian Kröher" w:date="2013-10-07T09:36:00Z">
        <w:r w:rsidRPr="00AF5607">
          <w:rPr>
            <w:rFonts w:ascii="Consolas" w:hAnsi="Consolas" w:cs="Consolas"/>
            <w:b/>
            <w:bCs/>
            <w:color w:val="7F0055"/>
            <w:sz w:val="17"/>
            <w:szCs w:val="17"/>
            <w:lang w:val="en-US"/>
            <w:rPrChange w:id="513"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14" w:author="Christian Kröher" w:date="2013-10-07T09:36:00Z">
              <w:rPr>
                <w:rFonts w:ascii="Consolas" w:hAnsi="Consolas" w:cs="Consolas"/>
                <w:color w:val="000000"/>
                <w:sz w:val="20"/>
                <w:szCs w:val="20"/>
                <w:u w:val="single"/>
              </w:rPr>
            </w:rPrChange>
          </w:rPr>
          <w:t xml:space="preserve"> org.osgi.service.component.ComponentContext;</w:t>
        </w:r>
      </w:ins>
    </w:p>
    <w:p w14:paraId="2AF16DDC" w14:textId="77777777" w:rsidR="0032296E" w:rsidRPr="00CD1C8C" w:rsidRDefault="0032296E" w:rsidP="0032296E">
      <w:pPr>
        <w:autoSpaceDE w:val="0"/>
        <w:autoSpaceDN w:val="0"/>
        <w:adjustRightInd w:val="0"/>
        <w:spacing w:after="0" w:line="240" w:lineRule="auto"/>
        <w:rPr>
          <w:ins w:id="515" w:author="Christian Kröher" w:date="2013-10-07T09:36:00Z"/>
          <w:rFonts w:ascii="Consolas" w:hAnsi="Consolas" w:cs="Consolas"/>
          <w:sz w:val="17"/>
          <w:szCs w:val="17"/>
          <w:lang w:val="en-US"/>
          <w:rPrChange w:id="516" w:author="Christian Kröher" w:date="2013-10-07T09:36:00Z">
            <w:rPr>
              <w:ins w:id="517" w:author="Christian Kröher" w:date="2013-10-07T09:36:00Z"/>
              <w:rFonts w:ascii="Consolas" w:hAnsi="Consolas" w:cs="Consolas"/>
              <w:sz w:val="20"/>
              <w:szCs w:val="20"/>
            </w:rPr>
          </w:rPrChange>
        </w:rPr>
      </w:pPr>
    </w:p>
    <w:p w14:paraId="0B1065AB" w14:textId="77777777" w:rsidR="0032296E" w:rsidRPr="00CD1C8C" w:rsidRDefault="00AF5607" w:rsidP="0032296E">
      <w:pPr>
        <w:autoSpaceDE w:val="0"/>
        <w:autoSpaceDN w:val="0"/>
        <w:adjustRightInd w:val="0"/>
        <w:spacing w:after="0" w:line="240" w:lineRule="auto"/>
        <w:rPr>
          <w:ins w:id="518" w:author="Christian Kröher" w:date="2013-10-07T09:36:00Z"/>
          <w:rFonts w:ascii="Consolas" w:hAnsi="Consolas" w:cs="Consolas"/>
          <w:sz w:val="17"/>
          <w:szCs w:val="17"/>
          <w:lang w:val="en-US"/>
          <w:rPrChange w:id="519" w:author="Christian Kröher" w:date="2013-10-07T09:36:00Z">
            <w:rPr>
              <w:ins w:id="520" w:author="Christian Kröher" w:date="2013-10-07T09:36:00Z"/>
              <w:rFonts w:ascii="Consolas" w:hAnsi="Consolas" w:cs="Consolas"/>
              <w:sz w:val="20"/>
              <w:szCs w:val="20"/>
            </w:rPr>
          </w:rPrChange>
        </w:rPr>
      </w:pPr>
      <w:ins w:id="521" w:author="Christian Kröher" w:date="2013-10-07T09:36:00Z">
        <w:r w:rsidRPr="00AF5607">
          <w:rPr>
            <w:rFonts w:ascii="Consolas" w:hAnsi="Consolas" w:cs="Consolas"/>
            <w:b/>
            <w:bCs/>
            <w:color w:val="7F0055"/>
            <w:sz w:val="17"/>
            <w:szCs w:val="17"/>
            <w:lang w:val="en-US"/>
            <w:rPrChange w:id="522"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23" w:author="Christian Kröher" w:date="2013-10-07T09:36:00Z">
              <w:rPr>
                <w:rFonts w:ascii="Consolas" w:hAnsi="Consolas" w:cs="Consolas"/>
                <w:color w:val="000000"/>
                <w:sz w:val="20"/>
                <w:szCs w:val="20"/>
                <w:u w:val="single"/>
              </w:rPr>
            </w:rPrChange>
          </w:rPr>
          <w:t xml:space="preserve"> de.uni_hildesheim.sse.easy_producer.instantiator.model.artifactModel.ArtifactCreator;</w:t>
        </w:r>
      </w:ins>
    </w:p>
    <w:p w14:paraId="0F19154F" w14:textId="77777777" w:rsidR="0032296E" w:rsidRPr="00CD1C8C" w:rsidRDefault="00AF5607" w:rsidP="0032296E">
      <w:pPr>
        <w:autoSpaceDE w:val="0"/>
        <w:autoSpaceDN w:val="0"/>
        <w:adjustRightInd w:val="0"/>
        <w:spacing w:after="0" w:line="240" w:lineRule="auto"/>
        <w:rPr>
          <w:ins w:id="524" w:author="Christian Kröher" w:date="2013-10-07T09:36:00Z"/>
          <w:rFonts w:ascii="Consolas" w:hAnsi="Consolas" w:cs="Consolas"/>
          <w:sz w:val="17"/>
          <w:szCs w:val="17"/>
          <w:lang w:val="en-US"/>
          <w:rPrChange w:id="525" w:author="Christian Kröher" w:date="2013-10-07T09:36:00Z">
            <w:rPr>
              <w:ins w:id="526" w:author="Christian Kröher" w:date="2013-10-07T09:36:00Z"/>
              <w:rFonts w:ascii="Consolas" w:hAnsi="Consolas" w:cs="Consolas"/>
              <w:sz w:val="20"/>
              <w:szCs w:val="20"/>
            </w:rPr>
          </w:rPrChange>
        </w:rPr>
      </w:pPr>
      <w:ins w:id="527" w:author="Christian Kröher" w:date="2013-10-07T09:36:00Z">
        <w:r w:rsidRPr="00AF5607">
          <w:rPr>
            <w:rFonts w:ascii="Consolas" w:hAnsi="Consolas" w:cs="Consolas"/>
            <w:b/>
            <w:bCs/>
            <w:color w:val="7F0055"/>
            <w:sz w:val="17"/>
            <w:szCs w:val="17"/>
            <w:lang w:val="en-US"/>
            <w:rPrChange w:id="528"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29" w:author="Christian Kröher" w:date="2013-10-07T09:36:00Z">
              <w:rPr>
                <w:rFonts w:ascii="Consolas" w:hAnsi="Consolas" w:cs="Consolas"/>
                <w:color w:val="000000"/>
                <w:sz w:val="20"/>
                <w:szCs w:val="20"/>
                <w:u w:val="single"/>
              </w:rPr>
            </w:rPrChange>
          </w:rPr>
          <w:t xml:space="preserve"> de.uni_hildesheim.sse.easy_producer.instantiator.model.artifactModel.ArtifactModel;</w:t>
        </w:r>
      </w:ins>
    </w:p>
    <w:p w14:paraId="5053366A" w14:textId="77777777" w:rsidR="0032296E" w:rsidRPr="00CD1C8C" w:rsidRDefault="00AF5607" w:rsidP="0032296E">
      <w:pPr>
        <w:autoSpaceDE w:val="0"/>
        <w:autoSpaceDN w:val="0"/>
        <w:adjustRightInd w:val="0"/>
        <w:spacing w:after="0" w:line="240" w:lineRule="auto"/>
        <w:rPr>
          <w:ins w:id="530" w:author="Christian Kröher" w:date="2013-10-07T09:36:00Z"/>
          <w:rFonts w:ascii="Consolas" w:hAnsi="Consolas" w:cs="Consolas"/>
          <w:sz w:val="17"/>
          <w:szCs w:val="17"/>
          <w:lang w:val="en-US"/>
          <w:rPrChange w:id="531" w:author="Christian Kröher" w:date="2013-10-07T09:36:00Z">
            <w:rPr>
              <w:ins w:id="532" w:author="Christian Kröher" w:date="2013-10-07T09:36:00Z"/>
              <w:rFonts w:ascii="Consolas" w:hAnsi="Consolas" w:cs="Consolas"/>
              <w:sz w:val="20"/>
              <w:szCs w:val="20"/>
            </w:rPr>
          </w:rPrChange>
        </w:rPr>
      </w:pPr>
      <w:ins w:id="533" w:author="Christian Kröher" w:date="2013-10-07T09:36:00Z">
        <w:r w:rsidRPr="00AF5607">
          <w:rPr>
            <w:rFonts w:ascii="Consolas" w:hAnsi="Consolas" w:cs="Consolas"/>
            <w:b/>
            <w:bCs/>
            <w:color w:val="7F0055"/>
            <w:sz w:val="17"/>
            <w:szCs w:val="17"/>
            <w:lang w:val="en-US"/>
            <w:rPrChange w:id="534"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35" w:author="Christian Kröher" w:date="2013-10-07T09:36:00Z">
              <w:rPr>
                <w:rFonts w:ascii="Consolas" w:hAnsi="Consolas" w:cs="Consolas"/>
                <w:color w:val="000000"/>
                <w:sz w:val="20"/>
                <w:szCs w:val="20"/>
                <w:u w:val="single"/>
              </w:rPr>
            </w:rPrChange>
          </w:rPr>
          <w:t xml:space="preserve"> de.uni_hildesheim.sse.easy_producer.instantiator.model.artifactModel.FileArtifact;</w:t>
        </w:r>
      </w:ins>
    </w:p>
    <w:p w14:paraId="235B5B9F" w14:textId="77777777" w:rsidR="0032296E" w:rsidRPr="00CD1C8C" w:rsidRDefault="00AF5607" w:rsidP="0032296E">
      <w:pPr>
        <w:autoSpaceDE w:val="0"/>
        <w:autoSpaceDN w:val="0"/>
        <w:adjustRightInd w:val="0"/>
        <w:spacing w:after="0" w:line="240" w:lineRule="auto"/>
        <w:rPr>
          <w:ins w:id="536" w:author="Christian Kröher" w:date="2013-10-07T09:36:00Z"/>
          <w:rFonts w:ascii="Consolas" w:hAnsi="Consolas" w:cs="Consolas"/>
          <w:sz w:val="17"/>
          <w:szCs w:val="17"/>
          <w:lang w:val="en-US"/>
          <w:rPrChange w:id="537" w:author="Christian Kröher" w:date="2013-10-07T09:36:00Z">
            <w:rPr>
              <w:ins w:id="538" w:author="Christian Kröher" w:date="2013-10-07T09:36:00Z"/>
              <w:rFonts w:ascii="Consolas" w:hAnsi="Consolas" w:cs="Consolas"/>
              <w:sz w:val="20"/>
              <w:szCs w:val="20"/>
            </w:rPr>
          </w:rPrChange>
        </w:rPr>
      </w:pPr>
      <w:ins w:id="539" w:author="Christian Kröher" w:date="2013-10-07T09:36:00Z">
        <w:r w:rsidRPr="00AF5607">
          <w:rPr>
            <w:rFonts w:ascii="Consolas" w:hAnsi="Consolas" w:cs="Consolas"/>
            <w:b/>
            <w:bCs/>
            <w:color w:val="7F0055"/>
            <w:sz w:val="17"/>
            <w:szCs w:val="17"/>
            <w:lang w:val="en-US"/>
            <w:rPrChange w:id="540"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41" w:author="Christian Kröher" w:date="2013-10-07T09:36:00Z">
              <w:rPr>
                <w:rFonts w:ascii="Consolas" w:hAnsi="Consolas" w:cs="Consolas"/>
                <w:color w:val="000000"/>
                <w:sz w:val="20"/>
                <w:szCs w:val="20"/>
                <w:u w:val="single"/>
              </w:rPr>
            </w:rPrChange>
          </w:rPr>
          <w:t xml:space="preserve"> de.uni_hildesheim.sse.easy_producer.instantiator.model.artifactModel.FragmentArtifact;</w:t>
        </w:r>
      </w:ins>
    </w:p>
    <w:p w14:paraId="02D6B7CF" w14:textId="77777777" w:rsidR="0032296E" w:rsidRPr="00CD1C8C" w:rsidRDefault="00AF5607" w:rsidP="0032296E">
      <w:pPr>
        <w:autoSpaceDE w:val="0"/>
        <w:autoSpaceDN w:val="0"/>
        <w:adjustRightInd w:val="0"/>
        <w:spacing w:after="0" w:line="240" w:lineRule="auto"/>
        <w:rPr>
          <w:ins w:id="542" w:author="Christian Kröher" w:date="2013-10-07T09:36:00Z"/>
          <w:rFonts w:ascii="Consolas" w:hAnsi="Consolas" w:cs="Consolas"/>
          <w:sz w:val="17"/>
          <w:szCs w:val="17"/>
          <w:lang w:val="en-US"/>
          <w:rPrChange w:id="543" w:author="Christian Kröher" w:date="2013-10-07T09:36:00Z">
            <w:rPr>
              <w:ins w:id="544" w:author="Christian Kröher" w:date="2013-10-07T09:36:00Z"/>
              <w:rFonts w:ascii="Consolas" w:hAnsi="Consolas" w:cs="Consolas"/>
              <w:sz w:val="20"/>
              <w:szCs w:val="20"/>
            </w:rPr>
          </w:rPrChange>
        </w:rPr>
      </w:pPr>
      <w:ins w:id="545" w:author="Christian Kröher" w:date="2013-10-07T09:36:00Z">
        <w:r w:rsidRPr="00AF5607">
          <w:rPr>
            <w:rFonts w:ascii="Consolas" w:hAnsi="Consolas" w:cs="Consolas"/>
            <w:b/>
            <w:bCs/>
            <w:color w:val="7F0055"/>
            <w:sz w:val="17"/>
            <w:szCs w:val="17"/>
            <w:lang w:val="en-US"/>
            <w:rPrChange w:id="546"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47" w:author="Christian Kröher" w:date="2013-10-07T09:36:00Z">
              <w:rPr>
                <w:rFonts w:ascii="Consolas" w:hAnsi="Consolas" w:cs="Consolas"/>
                <w:color w:val="000000"/>
                <w:sz w:val="20"/>
                <w:szCs w:val="20"/>
                <w:u w:val="single"/>
              </w:rPr>
            </w:rPrChange>
          </w:rPr>
          <w:t xml:space="preserve"> de.uni_hildesheim.sse.easy_producer.instantiator.model.artifactModel.IArtifactVisitor;</w:t>
        </w:r>
      </w:ins>
    </w:p>
    <w:p w14:paraId="025639E6" w14:textId="77777777" w:rsidR="00C70386" w:rsidRPr="00CD1C8C" w:rsidRDefault="00AF5607" w:rsidP="0032296E">
      <w:pPr>
        <w:autoSpaceDE w:val="0"/>
        <w:autoSpaceDN w:val="0"/>
        <w:adjustRightInd w:val="0"/>
        <w:spacing w:after="0" w:line="240" w:lineRule="auto"/>
        <w:rPr>
          <w:ins w:id="548" w:author="Christian Kröher" w:date="2013-10-07T10:11:00Z"/>
          <w:rFonts w:ascii="Consolas" w:hAnsi="Consolas" w:cs="Consolas"/>
          <w:color w:val="000000"/>
          <w:sz w:val="17"/>
          <w:szCs w:val="17"/>
          <w:lang w:val="en-US"/>
        </w:rPr>
      </w:pPr>
      <w:ins w:id="549" w:author="Christian Kröher" w:date="2013-10-07T09:36:00Z">
        <w:r w:rsidRPr="00AF5607">
          <w:rPr>
            <w:rFonts w:ascii="Consolas" w:hAnsi="Consolas" w:cs="Consolas"/>
            <w:b/>
            <w:bCs/>
            <w:color w:val="7F0055"/>
            <w:sz w:val="17"/>
            <w:szCs w:val="17"/>
            <w:lang w:val="en-US"/>
            <w:rPrChange w:id="550"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51" w:author="Christian Kröher" w:date="2013-10-07T09:36:00Z">
              <w:rPr>
                <w:rFonts w:ascii="Consolas" w:hAnsi="Consolas" w:cs="Consolas"/>
                <w:color w:val="000000"/>
                <w:sz w:val="20"/>
                <w:szCs w:val="20"/>
                <w:u w:val="single"/>
              </w:rPr>
            </w:rPrChange>
          </w:rPr>
          <w:t xml:space="preserve"> de.uni_hildesheim.sse.easy_producer.instantiator.model.artifactModel.representation.</w:t>
        </w:r>
      </w:ins>
    </w:p>
    <w:p w14:paraId="40F7DACA" w14:textId="77777777" w:rsidR="0032296E" w:rsidRPr="00CD1C8C" w:rsidRDefault="00C70386" w:rsidP="0032296E">
      <w:pPr>
        <w:autoSpaceDE w:val="0"/>
        <w:autoSpaceDN w:val="0"/>
        <w:adjustRightInd w:val="0"/>
        <w:spacing w:after="0" w:line="240" w:lineRule="auto"/>
        <w:rPr>
          <w:ins w:id="552" w:author="Christian Kröher" w:date="2013-10-07T09:36:00Z"/>
          <w:rFonts w:ascii="Consolas" w:hAnsi="Consolas" w:cs="Consolas"/>
          <w:sz w:val="17"/>
          <w:szCs w:val="17"/>
          <w:lang w:val="en-US"/>
          <w:rPrChange w:id="553" w:author="Christian Kröher" w:date="2013-10-07T09:36:00Z">
            <w:rPr>
              <w:ins w:id="554" w:author="Christian Kröher" w:date="2013-10-07T09:36:00Z"/>
              <w:rFonts w:ascii="Consolas" w:hAnsi="Consolas" w:cs="Consolas"/>
              <w:sz w:val="20"/>
              <w:szCs w:val="20"/>
            </w:rPr>
          </w:rPrChange>
        </w:rPr>
      </w:pPr>
      <w:ins w:id="555" w:author="Christian Kröher" w:date="2013-10-07T10:11:00Z">
        <w:r w:rsidRPr="00CD1C8C">
          <w:rPr>
            <w:rFonts w:ascii="Consolas" w:hAnsi="Consolas" w:cs="Consolas"/>
            <w:color w:val="000000"/>
            <w:sz w:val="17"/>
            <w:szCs w:val="17"/>
            <w:lang w:val="en-US"/>
          </w:rPr>
          <w:tab/>
        </w:r>
      </w:ins>
      <w:ins w:id="556" w:author="Christian Kröher" w:date="2013-10-07T09:36:00Z">
        <w:r w:rsidR="00AF5607" w:rsidRPr="00AF5607">
          <w:rPr>
            <w:rFonts w:ascii="Consolas" w:hAnsi="Consolas" w:cs="Consolas"/>
            <w:color w:val="000000"/>
            <w:sz w:val="17"/>
            <w:szCs w:val="17"/>
            <w:lang w:val="en-US"/>
            <w:rPrChange w:id="557" w:author="Christian Kröher" w:date="2013-10-07T09:36:00Z">
              <w:rPr>
                <w:rFonts w:ascii="Consolas" w:hAnsi="Consolas" w:cs="Consolas"/>
                <w:color w:val="000000"/>
                <w:sz w:val="20"/>
                <w:szCs w:val="20"/>
                <w:u w:val="single"/>
              </w:rPr>
            </w:rPrChange>
          </w:rPr>
          <w:t>Binary;</w:t>
        </w:r>
      </w:ins>
    </w:p>
    <w:p w14:paraId="7F9144A0" w14:textId="77777777" w:rsidR="0032296E" w:rsidRPr="00CD1C8C" w:rsidRDefault="00AF5607" w:rsidP="0032296E">
      <w:pPr>
        <w:autoSpaceDE w:val="0"/>
        <w:autoSpaceDN w:val="0"/>
        <w:adjustRightInd w:val="0"/>
        <w:spacing w:after="0" w:line="240" w:lineRule="auto"/>
        <w:rPr>
          <w:ins w:id="558" w:author="Christian Kröher" w:date="2013-10-07T09:36:00Z"/>
          <w:rFonts w:ascii="Consolas" w:hAnsi="Consolas" w:cs="Consolas"/>
          <w:sz w:val="17"/>
          <w:szCs w:val="17"/>
          <w:lang w:val="en-US"/>
          <w:rPrChange w:id="559" w:author="Christian Kröher" w:date="2013-10-07T09:36:00Z">
            <w:rPr>
              <w:ins w:id="560" w:author="Christian Kröher" w:date="2013-10-07T09:36:00Z"/>
              <w:rFonts w:ascii="Consolas" w:hAnsi="Consolas" w:cs="Consolas"/>
              <w:sz w:val="20"/>
              <w:szCs w:val="20"/>
            </w:rPr>
          </w:rPrChange>
        </w:rPr>
      </w:pPr>
      <w:ins w:id="561" w:author="Christian Kröher" w:date="2013-10-07T09:36:00Z">
        <w:r w:rsidRPr="00AF5607">
          <w:rPr>
            <w:rFonts w:ascii="Consolas" w:hAnsi="Consolas" w:cs="Consolas"/>
            <w:b/>
            <w:bCs/>
            <w:color w:val="7F0055"/>
            <w:sz w:val="17"/>
            <w:szCs w:val="17"/>
            <w:lang w:val="en-US"/>
            <w:rPrChange w:id="562"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63" w:author="Christian Kröher" w:date="2013-10-07T09:36:00Z">
              <w:rPr>
                <w:rFonts w:ascii="Consolas" w:hAnsi="Consolas" w:cs="Consolas"/>
                <w:color w:val="000000"/>
                <w:sz w:val="20"/>
                <w:szCs w:val="20"/>
                <w:u w:val="single"/>
              </w:rPr>
            </w:rPrChange>
          </w:rPr>
          <w:t xml:space="preserve"> de.uni_hildesheim.sse.easy_producer.instantiator.model.artifactModel.representation.Text;</w:t>
        </w:r>
      </w:ins>
    </w:p>
    <w:p w14:paraId="0302B11B" w14:textId="77777777" w:rsidR="0032296E" w:rsidRPr="00CD1C8C" w:rsidRDefault="00AF5607" w:rsidP="0032296E">
      <w:pPr>
        <w:autoSpaceDE w:val="0"/>
        <w:autoSpaceDN w:val="0"/>
        <w:adjustRightInd w:val="0"/>
        <w:spacing w:after="0" w:line="240" w:lineRule="auto"/>
        <w:rPr>
          <w:ins w:id="564" w:author="Christian Kröher" w:date="2013-10-07T09:36:00Z"/>
          <w:rFonts w:ascii="Consolas" w:hAnsi="Consolas" w:cs="Consolas"/>
          <w:sz w:val="17"/>
          <w:szCs w:val="17"/>
          <w:lang w:val="en-US"/>
          <w:rPrChange w:id="565" w:author="Christian Kröher" w:date="2013-10-07T09:36:00Z">
            <w:rPr>
              <w:ins w:id="566" w:author="Christian Kröher" w:date="2013-10-07T09:36:00Z"/>
              <w:rFonts w:ascii="Consolas" w:hAnsi="Consolas" w:cs="Consolas"/>
              <w:sz w:val="20"/>
              <w:szCs w:val="20"/>
            </w:rPr>
          </w:rPrChange>
        </w:rPr>
      </w:pPr>
      <w:ins w:id="567" w:author="Christian Kröher" w:date="2013-10-07T09:36:00Z">
        <w:r w:rsidRPr="00AF5607">
          <w:rPr>
            <w:rFonts w:ascii="Consolas" w:hAnsi="Consolas" w:cs="Consolas"/>
            <w:b/>
            <w:bCs/>
            <w:color w:val="7F0055"/>
            <w:sz w:val="17"/>
            <w:szCs w:val="17"/>
            <w:lang w:val="en-US"/>
            <w:rPrChange w:id="568"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69" w:author="Christian Kröher" w:date="2013-10-07T09:36:00Z">
              <w:rPr>
                <w:rFonts w:ascii="Consolas" w:hAnsi="Consolas" w:cs="Consolas"/>
                <w:color w:val="000000"/>
                <w:sz w:val="20"/>
                <w:szCs w:val="20"/>
                <w:u w:val="single"/>
              </w:rPr>
            </w:rPrChange>
          </w:rPr>
          <w:t xml:space="preserve"> de.uni_hildesheim.sse.easy_producer.instantiator.model.vilTypes.ArtifactException;</w:t>
        </w:r>
      </w:ins>
    </w:p>
    <w:p w14:paraId="1950F968" w14:textId="77777777" w:rsidR="0032296E" w:rsidRPr="00CD1C8C" w:rsidRDefault="00AF5607" w:rsidP="0032296E">
      <w:pPr>
        <w:autoSpaceDE w:val="0"/>
        <w:autoSpaceDN w:val="0"/>
        <w:adjustRightInd w:val="0"/>
        <w:spacing w:after="0" w:line="240" w:lineRule="auto"/>
        <w:rPr>
          <w:ins w:id="570" w:author="Christian Kröher" w:date="2013-10-07T09:36:00Z"/>
          <w:rFonts w:ascii="Consolas" w:hAnsi="Consolas" w:cs="Consolas"/>
          <w:sz w:val="17"/>
          <w:szCs w:val="17"/>
          <w:lang w:val="en-US"/>
          <w:rPrChange w:id="571" w:author="Christian Kröher" w:date="2013-10-07T09:36:00Z">
            <w:rPr>
              <w:ins w:id="572" w:author="Christian Kröher" w:date="2013-10-07T09:36:00Z"/>
              <w:rFonts w:ascii="Consolas" w:hAnsi="Consolas" w:cs="Consolas"/>
              <w:sz w:val="20"/>
              <w:szCs w:val="20"/>
            </w:rPr>
          </w:rPrChange>
        </w:rPr>
      </w:pPr>
      <w:ins w:id="573" w:author="Christian Kröher" w:date="2013-10-07T09:36:00Z">
        <w:r w:rsidRPr="00AF5607">
          <w:rPr>
            <w:rFonts w:ascii="Consolas" w:hAnsi="Consolas" w:cs="Consolas"/>
            <w:b/>
            <w:bCs/>
            <w:color w:val="7F0055"/>
            <w:sz w:val="17"/>
            <w:szCs w:val="17"/>
            <w:lang w:val="en-US"/>
            <w:rPrChange w:id="574"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75" w:author="Christian Kröher" w:date="2013-10-07T09:36:00Z">
              <w:rPr>
                <w:rFonts w:ascii="Consolas" w:hAnsi="Consolas" w:cs="Consolas"/>
                <w:color w:val="000000"/>
                <w:sz w:val="20"/>
                <w:szCs w:val="20"/>
                <w:u w:val="single"/>
              </w:rPr>
            </w:rPrChange>
          </w:rPr>
          <w:t xml:space="preserve"> de.uni_hildesheim.sse.easy_producer.instantiator.model.vilTypes.IVilType;</w:t>
        </w:r>
      </w:ins>
    </w:p>
    <w:p w14:paraId="527CBEC8" w14:textId="77777777" w:rsidR="0032296E" w:rsidRPr="00CD1C8C" w:rsidRDefault="00AF5607" w:rsidP="0032296E">
      <w:pPr>
        <w:autoSpaceDE w:val="0"/>
        <w:autoSpaceDN w:val="0"/>
        <w:adjustRightInd w:val="0"/>
        <w:spacing w:after="0" w:line="240" w:lineRule="auto"/>
        <w:rPr>
          <w:ins w:id="576" w:author="Christian Kröher" w:date="2013-10-07T09:36:00Z"/>
          <w:rFonts w:ascii="Consolas" w:hAnsi="Consolas" w:cs="Consolas"/>
          <w:sz w:val="17"/>
          <w:szCs w:val="17"/>
          <w:lang w:val="en-US"/>
          <w:rPrChange w:id="577" w:author="Christian Kröher" w:date="2013-10-07T09:36:00Z">
            <w:rPr>
              <w:ins w:id="578" w:author="Christian Kröher" w:date="2013-10-07T09:36:00Z"/>
              <w:rFonts w:ascii="Consolas" w:hAnsi="Consolas" w:cs="Consolas"/>
              <w:sz w:val="20"/>
              <w:szCs w:val="20"/>
            </w:rPr>
          </w:rPrChange>
        </w:rPr>
      </w:pPr>
      <w:ins w:id="579" w:author="Christian Kröher" w:date="2013-10-07T09:36:00Z">
        <w:r w:rsidRPr="00AF5607">
          <w:rPr>
            <w:rFonts w:ascii="Consolas" w:hAnsi="Consolas" w:cs="Consolas"/>
            <w:b/>
            <w:bCs/>
            <w:color w:val="7F0055"/>
            <w:sz w:val="17"/>
            <w:szCs w:val="17"/>
            <w:lang w:val="en-US"/>
            <w:rPrChange w:id="580"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81" w:author="Christian Kröher" w:date="2013-10-07T09:36:00Z">
              <w:rPr>
                <w:rFonts w:ascii="Consolas" w:hAnsi="Consolas" w:cs="Consolas"/>
                <w:color w:val="000000"/>
                <w:sz w:val="20"/>
                <w:szCs w:val="20"/>
                <w:u w:val="single"/>
              </w:rPr>
            </w:rPrChange>
          </w:rPr>
          <w:t xml:space="preserve"> de.uni_hildesheim.sse.easy_producer.instantiator.model.vilTypes.Set;</w:t>
        </w:r>
      </w:ins>
    </w:p>
    <w:p w14:paraId="16AFF1C0" w14:textId="77777777" w:rsidR="0032296E" w:rsidRPr="00CD1C8C" w:rsidRDefault="00AF5607" w:rsidP="0032296E">
      <w:pPr>
        <w:autoSpaceDE w:val="0"/>
        <w:autoSpaceDN w:val="0"/>
        <w:adjustRightInd w:val="0"/>
        <w:spacing w:after="0" w:line="240" w:lineRule="auto"/>
        <w:rPr>
          <w:ins w:id="582" w:author="Christian Kröher" w:date="2013-10-07T09:36:00Z"/>
          <w:rFonts w:ascii="Consolas" w:hAnsi="Consolas" w:cs="Consolas"/>
          <w:sz w:val="17"/>
          <w:szCs w:val="17"/>
          <w:lang w:val="en-US"/>
          <w:rPrChange w:id="583" w:author="Christian Kröher" w:date="2013-10-07T09:36:00Z">
            <w:rPr>
              <w:ins w:id="584" w:author="Christian Kröher" w:date="2013-10-07T09:36:00Z"/>
              <w:rFonts w:ascii="Consolas" w:hAnsi="Consolas" w:cs="Consolas"/>
              <w:sz w:val="20"/>
              <w:szCs w:val="20"/>
            </w:rPr>
          </w:rPrChange>
        </w:rPr>
      </w:pPr>
      <w:ins w:id="585" w:author="Christian Kröher" w:date="2013-10-07T09:36:00Z">
        <w:r w:rsidRPr="00AF5607">
          <w:rPr>
            <w:rFonts w:ascii="Consolas" w:hAnsi="Consolas" w:cs="Consolas"/>
            <w:b/>
            <w:bCs/>
            <w:color w:val="7F0055"/>
            <w:sz w:val="17"/>
            <w:szCs w:val="17"/>
            <w:lang w:val="en-US"/>
            <w:rPrChange w:id="586"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87" w:author="Christian Kröher" w:date="2013-10-07T09:36:00Z">
              <w:rPr>
                <w:rFonts w:ascii="Consolas" w:hAnsi="Consolas" w:cs="Consolas"/>
                <w:color w:val="000000"/>
                <w:sz w:val="20"/>
                <w:szCs w:val="20"/>
                <w:u w:val="single"/>
              </w:rPr>
            </w:rPrChange>
          </w:rPr>
          <w:t xml:space="preserve"> de.uni_hildesheim.sse.easy_producer.instantiator.model.vilTypes.TypeRegistry;</w:t>
        </w:r>
      </w:ins>
    </w:p>
    <w:p w14:paraId="76DA0639" w14:textId="77777777" w:rsidR="0032296E" w:rsidRPr="00CD1C8C" w:rsidRDefault="00AF5607" w:rsidP="0032296E">
      <w:pPr>
        <w:autoSpaceDE w:val="0"/>
        <w:autoSpaceDN w:val="0"/>
        <w:adjustRightInd w:val="0"/>
        <w:spacing w:after="0" w:line="240" w:lineRule="auto"/>
        <w:rPr>
          <w:ins w:id="588" w:author="Christian Kröher" w:date="2013-10-07T09:36:00Z"/>
          <w:rFonts w:ascii="Consolas" w:hAnsi="Consolas" w:cs="Consolas"/>
          <w:sz w:val="17"/>
          <w:szCs w:val="17"/>
          <w:lang w:val="en-US"/>
          <w:rPrChange w:id="589" w:author="Christian Kröher" w:date="2013-10-07T09:36:00Z">
            <w:rPr>
              <w:ins w:id="590" w:author="Christian Kröher" w:date="2013-10-07T09:36:00Z"/>
              <w:rFonts w:ascii="Consolas" w:hAnsi="Consolas" w:cs="Consolas"/>
              <w:sz w:val="20"/>
              <w:szCs w:val="20"/>
            </w:rPr>
          </w:rPrChange>
        </w:rPr>
      </w:pPr>
      <w:ins w:id="591" w:author="Christian Kröher" w:date="2013-10-07T09:36:00Z">
        <w:r w:rsidRPr="00AF5607">
          <w:rPr>
            <w:rFonts w:ascii="Consolas" w:hAnsi="Consolas" w:cs="Consolas"/>
            <w:b/>
            <w:bCs/>
            <w:color w:val="7F0055"/>
            <w:sz w:val="17"/>
            <w:szCs w:val="17"/>
            <w:lang w:val="en-US"/>
            <w:rPrChange w:id="592" w:author="Christian Kröher" w:date="2013-10-07T09:36: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593" w:author="Christian Kröher" w:date="2013-10-07T09:36:00Z">
              <w:rPr>
                <w:rFonts w:ascii="Consolas" w:hAnsi="Consolas" w:cs="Consolas"/>
                <w:color w:val="000000"/>
                <w:sz w:val="20"/>
                <w:szCs w:val="20"/>
                <w:u w:val="single"/>
              </w:rPr>
            </w:rPrChange>
          </w:rPr>
          <w:t xml:space="preserve"> de.uni_hildesheim.sse.easy_producer.instantiator.model.vilTypes.VilException;</w:t>
        </w:r>
      </w:ins>
    </w:p>
    <w:p w14:paraId="252DB0BE" w14:textId="77777777" w:rsidR="0032296E" w:rsidRPr="00CD1C8C" w:rsidRDefault="0032296E" w:rsidP="0032296E">
      <w:pPr>
        <w:autoSpaceDE w:val="0"/>
        <w:autoSpaceDN w:val="0"/>
        <w:adjustRightInd w:val="0"/>
        <w:spacing w:after="0" w:line="240" w:lineRule="auto"/>
        <w:rPr>
          <w:ins w:id="594" w:author="Christian Kröher" w:date="2013-10-07T09:36:00Z"/>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ins w:id="595" w:author="Christian Kröher" w:date="2013-10-07T09:36:00Z"/>
          <w:rFonts w:ascii="Consolas" w:hAnsi="Consolas" w:cs="Consolas"/>
          <w:sz w:val="20"/>
          <w:szCs w:val="20"/>
          <w:lang w:val="en-US"/>
        </w:rPr>
      </w:pPr>
      <w:ins w:id="596" w:author="Christian Kröher" w:date="2013-10-07T09:36:00Z">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ins>
    </w:p>
    <w:p w14:paraId="57206A79" w14:textId="77777777" w:rsidR="0032296E" w:rsidRPr="00CD1C8C" w:rsidRDefault="0032296E" w:rsidP="0032296E">
      <w:pPr>
        <w:autoSpaceDE w:val="0"/>
        <w:autoSpaceDN w:val="0"/>
        <w:adjustRightInd w:val="0"/>
        <w:spacing w:after="0" w:line="240" w:lineRule="auto"/>
        <w:rPr>
          <w:ins w:id="597" w:author="Christian Kröher" w:date="2013-10-07T09:36:00Z"/>
          <w:rFonts w:ascii="Consolas" w:hAnsi="Consolas" w:cs="Consolas"/>
          <w:sz w:val="20"/>
          <w:szCs w:val="20"/>
          <w:lang w:val="en-US"/>
        </w:rPr>
      </w:pPr>
      <w:ins w:id="598" w:author="Christian Kröher" w:date="2013-10-07T09:36:00Z">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AF5607">
          <w:rPr>
            <w:rFonts w:ascii="Consolas" w:hAnsi="Consolas" w:cs="Consolas"/>
            <w:color w:val="000000"/>
            <w:sz w:val="20"/>
            <w:szCs w:val="20"/>
            <w:lang w:val="en-US"/>
            <w:rPrChange w:id="599" w:author="Christian Kröher" w:date="2013-10-07T09:44:00Z">
              <w:rPr>
                <w:rFonts w:ascii="Consolas" w:hAnsi="Consolas" w:cs="Consolas"/>
                <w:color w:val="000000"/>
                <w:sz w:val="20"/>
                <w:szCs w:val="20"/>
                <w:highlight w:val="lightGray"/>
                <w:u w:val="single"/>
              </w:rPr>
            </w:rPrChange>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ins>
    </w:p>
    <w:p w14:paraId="11A18DD5" w14:textId="77777777" w:rsidR="0032296E" w:rsidRPr="00CD1C8C" w:rsidRDefault="0032296E" w:rsidP="0032296E">
      <w:pPr>
        <w:autoSpaceDE w:val="0"/>
        <w:autoSpaceDN w:val="0"/>
        <w:adjustRightInd w:val="0"/>
        <w:spacing w:after="0" w:line="240" w:lineRule="auto"/>
        <w:rPr>
          <w:ins w:id="600" w:author="Christian Kröher" w:date="2013-10-07T09:36:00Z"/>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ins w:id="601" w:author="Christian Kröher" w:date="2013-10-07T09:36:00Z"/>
          <w:rFonts w:ascii="Consolas" w:hAnsi="Consolas" w:cs="Consolas"/>
          <w:sz w:val="20"/>
          <w:szCs w:val="20"/>
          <w:lang w:val="en-US"/>
        </w:rPr>
      </w:pPr>
      <w:ins w:id="602" w:author="Christian Kröher" w:date="2013-10-07T09:36:00Z">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ins>
    </w:p>
    <w:p w14:paraId="6D9072A5" w14:textId="77777777" w:rsidR="0032296E" w:rsidRPr="00CD1C8C" w:rsidRDefault="0032296E" w:rsidP="0032296E">
      <w:pPr>
        <w:autoSpaceDE w:val="0"/>
        <w:autoSpaceDN w:val="0"/>
        <w:adjustRightInd w:val="0"/>
        <w:spacing w:after="0" w:line="240" w:lineRule="auto"/>
        <w:rPr>
          <w:ins w:id="603" w:author="Christian Kröher" w:date="2013-10-07T09:36:00Z"/>
          <w:rFonts w:ascii="Consolas" w:hAnsi="Consolas" w:cs="Consolas"/>
          <w:sz w:val="20"/>
          <w:szCs w:val="20"/>
          <w:lang w:val="en-US"/>
        </w:rPr>
      </w:pPr>
      <w:ins w:id="604" w:author="Christian Kröher" w:date="2013-10-07T09:36:00Z">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ins>
    </w:p>
    <w:p w14:paraId="598B1C0D" w14:textId="77777777" w:rsidR="0032296E" w:rsidRPr="00CD1C8C" w:rsidRDefault="0032296E" w:rsidP="00A66E86">
      <w:pPr>
        <w:autoSpaceDE w:val="0"/>
        <w:autoSpaceDN w:val="0"/>
        <w:adjustRightInd w:val="0"/>
        <w:spacing w:after="0" w:line="240" w:lineRule="auto"/>
        <w:rPr>
          <w:ins w:id="605" w:author="Christian Kröher" w:date="2013-10-07T09:36:00Z"/>
          <w:rFonts w:ascii="Consolas" w:hAnsi="Consolas" w:cs="Consolas"/>
          <w:color w:val="000000"/>
          <w:sz w:val="20"/>
          <w:szCs w:val="20"/>
          <w:lang w:val="en-US"/>
        </w:rPr>
      </w:pPr>
      <w:ins w:id="606" w:author="Christian Kröher" w:date="2013-10-07T09:36:00Z">
        <w:r w:rsidRPr="00CD1C8C">
          <w:rPr>
            <w:rFonts w:ascii="Consolas" w:hAnsi="Consolas" w:cs="Consolas"/>
            <w:color w:val="000000"/>
            <w:sz w:val="20"/>
            <w:szCs w:val="20"/>
            <w:lang w:val="en-US"/>
          </w:rPr>
          <w:tab/>
          <w:t>}</w:t>
        </w:r>
      </w:ins>
    </w:p>
    <w:p w14:paraId="48BFFF28" w14:textId="77777777" w:rsidR="00A66E86" w:rsidRPr="00CD1C8C" w:rsidDel="0032296E" w:rsidRDefault="00A66E86" w:rsidP="0032296E">
      <w:pPr>
        <w:autoSpaceDE w:val="0"/>
        <w:autoSpaceDN w:val="0"/>
        <w:adjustRightInd w:val="0"/>
        <w:spacing w:after="0" w:line="240" w:lineRule="auto"/>
        <w:rPr>
          <w:del w:id="607" w:author="Christian Kröher" w:date="2013-10-07T09:36:00Z"/>
          <w:rFonts w:ascii="Consolas" w:hAnsi="Consolas" w:cs="Consolas"/>
          <w:sz w:val="17"/>
          <w:szCs w:val="17"/>
          <w:lang w:val="en-US"/>
        </w:rPr>
      </w:pPr>
      <w:del w:id="608" w:author="Christian Kröher" w:date="2013-10-07T09:36:00Z">
        <w:r w:rsidRPr="00CD1C8C" w:rsidDel="0032296E">
          <w:rPr>
            <w:rFonts w:ascii="Consolas" w:hAnsi="Consolas" w:cs="Consolas"/>
            <w:b/>
            <w:bCs/>
            <w:color w:val="7F0055"/>
            <w:sz w:val="17"/>
            <w:szCs w:val="17"/>
            <w:lang w:val="en-US"/>
          </w:rPr>
          <w:delText>package</w:delText>
        </w:r>
        <w:r w:rsidRPr="00CD1C8C" w:rsidDel="0032296E">
          <w:rPr>
            <w:rFonts w:ascii="Consolas" w:hAnsi="Consolas" w:cs="Consolas"/>
            <w:color w:val="000000"/>
            <w:sz w:val="17"/>
            <w:szCs w:val="17"/>
            <w:lang w:val="en-US"/>
          </w:rPr>
          <w:delText xml:space="preserve"> easyexampleartifact;</w:delText>
        </w:r>
      </w:del>
    </w:p>
    <w:p w14:paraId="08AC729B" w14:textId="77777777" w:rsidR="00A66E86" w:rsidRPr="00CD1C8C" w:rsidDel="0032296E" w:rsidRDefault="00A66E86" w:rsidP="00A66E86">
      <w:pPr>
        <w:autoSpaceDE w:val="0"/>
        <w:autoSpaceDN w:val="0"/>
        <w:adjustRightInd w:val="0"/>
        <w:spacing w:after="0" w:line="240" w:lineRule="auto"/>
        <w:rPr>
          <w:del w:id="609" w:author="Christian Kröher" w:date="2013-10-07T09:36:00Z"/>
          <w:rFonts w:ascii="Consolas" w:hAnsi="Consolas" w:cs="Consolas"/>
          <w:sz w:val="17"/>
          <w:szCs w:val="17"/>
          <w:lang w:val="en-US"/>
        </w:rPr>
      </w:pPr>
    </w:p>
    <w:p w14:paraId="5AB56C50" w14:textId="77777777" w:rsidR="00A66E86" w:rsidRPr="00CD1C8C" w:rsidDel="0032296E" w:rsidRDefault="00A66E86" w:rsidP="00A66E86">
      <w:pPr>
        <w:autoSpaceDE w:val="0"/>
        <w:autoSpaceDN w:val="0"/>
        <w:adjustRightInd w:val="0"/>
        <w:spacing w:after="0" w:line="240" w:lineRule="auto"/>
        <w:rPr>
          <w:del w:id="610" w:author="Christian Kröher" w:date="2013-10-07T09:36:00Z"/>
          <w:rFonts w:ascii="Consolas" w:hAnsi="Consolas" w:cs="Consolas"/>
          <w:sz w:val="17"/>
          <w:szCs w:val="17"/>
          <w:lang w:val="en-US"/>
        </w:rPr>
      </w:pPr>
      <w:del w:id="611"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org.osgi.service.component.ComponentContext;</w:delText>
        </w:r>
      </w:del>
    </w:p>
    <w:p w14:paraId="7D092841" w14:textId="77777777" w:rsidR="00A66E86" w:rsidRPr="00CD1C8C" w:rsidDel="0032296E" w:rsidRDefault="00A66E86" w:rsidP="00A66E86">
      <w:pPr>
        <w:autoSpaceDE w:val="0"/>
        <w:autoSpaceDN w:val="0"/>
        <w:adjustRightInd w:val="0"/>
        <w:spacing w:after="0" w:line="240" w:lineRule="auto"/>
        <w:rPr>
          <w:del w:id="612" w:author="Christian Kröher" w:date="2013-10-07T09:36:00Z"/>
          <w:rFonts w:ascii="Consolas" w:hAnsi="Consolas" w:cs="Consolas"/>
          <w:sz w:val="17"/>
          <w:szCs w:val="17"/>
          <w:lang w:val="en-US"/>
        </w:rPr>
      </w:pPr>
    </w:p>
    <w:p w14:paraId="635A34BB" w14:textId="77777777" w:rsidR="00A66E86" w:rsidRPr="00CD1C8C" w:rsidDel="0032296E" w:rsidRDefault="00A66E86" w:rsidP="00A66E86">
      <w:pPr>
        <w:autoSpaceDE w:val="0"/>
        <w:autoSpaceDN w:val="0"/>
        <w:adjustRightInd w:val="0"/>
        <w:spacing w:after="0" w:line="240" w:lineRule="auto"/>
        <w:rPr>
          <w:del w:id="613" w:author="Christian Kröher" w:date="2013-10-07T09:36:00Z"/>
          <w:rFonts w:ascii="Consolas" w:hAnsi="Consolas" w:cs="Consolas"/>
          <w:sz w:val="17"/>
          <w:szCs w:val="17"/>
          <w:lang w:val="en-US"/>
        </w:rPr>
      </w:pPr>
      <w:del w:id="614"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de.uni_hildesheim.sse.easy_producer.instantiator.model.artifactModel.CompositeArtifact;</w:delText>
        </w:r>
      </w:del>
    </w:p>
    <w:p w14:paraId="16A5D229" w14:textId="77777777" w:rsidR="00A66E86" w:rsidRPr="00CD1C8C" w:rsidDel="0032296E" w:rsidRDefault="00A66E86" w:rsidP="00A66E86">
      <w:pPr>
        <w:autoSpaceDE w:val="0"/>
        <w:autoSpaceDN w:val="0"/>
        <w:adjustRightInd w:val="0"/>
        <w:spacing w:after="0" w:line="240" w:lineRule="auto"/>
        <w:rPr>
          <w:del w:id="615" w:author="Christian Kröher" w:date="2013-10-07T09:36:00Z"/>
          <w:rFonts w:ascii="Consolas" w:hAnsi="Consolas" w:cs="Consolas"/>
          <w:sz w:val="17"/>
          <w:szCs w:val="17"/>
          <w:lang w:val="en-US"/>
        </w:rPr>
      </w:pPr>
      <w:del w:id="616"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de.uni_hildesheim.sse.easy_producer.instantiator.model.artifactModel.FragmentArtifact;</w:delText>
        </w:r>
      </w:del>
    </w:p>
    <w:p w14:paraId="727C3BC5" w14:textId="77777777" w:rsidR="00A66E86" w:rsidRPr="00CD1C8C" w:rsidDel="0032296E" w:rsidRDefault="00A66E86" w:rsidP="00A66E86">
      <w:pPr>
        <w:autoSpaceDE w:val="0"/>
        <w:autoSpaceDN w:val="0"/>
        <w:adjustRightInd w:val="0"/>
        <w:spacing w:after="0" w:line="240" w:lineRule="auto"/>
        <w:rPr>
          <w:del w:id="617" w:author="Christian Kröher" w:date="2013-10-07T09:36:00Z"/>
          <w:rFonts w:ascii="Consolas" w:hAnsi="Consolas" w:cs="Consolas"/>
          <w:sz w:val="17"/>
          <w:szCs w:val="17"/>
          <w:lang w:val="en-US"/>
        </w:rPr>
      </w:pPr>
      <w:del w:id="618"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de.uni_hildesheim.sse.easy_producer.instantiator.model.artifactModel.IArtifactVisitor;</w:delText>
        </w:r>
      </w:del>
    </w:p>
    <w:p w14:paraId="230DDC58" w14:textId="77777777" w:rsidR="00A66E86" w:rsidRPr="00CD1C8C" w:rsidDel="0032296E" w:rsidRDefault="00A66E86" w:rsidP="00A66E86">
      <w:pPr>
        <w:autoSpaceDE w:val="0"/>
        <w:autoSpaceDN w:val="0"/>
        <w:adjustRightInd w:val="0"/>
        <w:spacing w:after="0" w:line="240" w:lineRule="auto"/>
        <w:rPr>
          <w:del w:id="619" w:author="Christian Kröher" w:date="2013-10-07T09:36:00Z"/>
          <w:rFonts w:ascii="Consolas" w:hAnsi="Consolas" w:cs="Consolas"/>
          <w:sz w:val="17"/>
          <w:szCs w:val="17"/>
          <w:lang w:val="en-US"/>
        </w:rPr>
      </w:pPr>
      <w:del w:id="620"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de.uni_hildesheim.sse.easy_producer.instantiator.model.artifactModel.representation.Binary;</w:delText>
        </w:r>
      </w:del>
    </w:p>
    <w:p w14:paraId="65CAE579" w14:textId="77777777" w:rsidR="00A66E86" w:rsidRPr="00CD1C8C" w:rsidDel="0032296E" w:rsidRDefault="00A66E86" w:rsidP="00A66E86">
      <w:pPr>
        <w:autoSpaceDE w:val="0"/>
        <w:autoSpaceDN w:val="0"/>
        <w:adjustRightInd w:val="0"/>
        <w:spacing w:after="0" w:line="240" w:lineRule="auto"/>
        <w:rPr>
          <w:del w:id="621" w:author="Christian Kröher" w:date="2013-10-07T09:36:00Z"/>
          <w:rFonts w:ascii="Consolas" w:hAnsi="Consolas" w:cs="Consolas"/>
          <w:sz w:val="17"/>
          <w:szCs w:val="17"/>
          <w:lang w:val="en-US"/>
        </w:rPr>
      </w:pPr>
      <w:del w:id="622"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de.uni_hildesheim.sse.easy_producer.instantiator.model.artifactModel.representation.Text;</w:delText>
        </w:r>
      </w:del>
    </w:p>
    <w:p w14:paraId="33D23411" w14:textId="77777777" w:rsidR="00A66E86" w:rsidRPr="00CD1C8C" w:rsidDel="0032296E" w:rsidRDefault="00A66E86" w:rsidP="00A66E86">
      <w:pPr>
        <w:autoSpaceDE w:val="0"/>
        <w:autoSpaceDN w:val="0"/>
        <w:adjustRightInd w:val="0"/>
        <w:spacing w:after="0" w:line="240" w:lineRule="auto"/>
        <w:rPr>
          <w:del w:id="623" w:author="Christian Kröher" w:date="2013-10-07T09:36:00Z"/>
          <w:rFonts w:ascii="Consolas" w:hAnsi="Consolas" w:cs="Consolas"/>
          <w:sz w:val="17"/>
          <w:szCs w:val="17"/>
          <w:lang w:val="en-US"/>
        </w:rPr>
      </w:pPr>
      <w:del w:id="624"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de.uni_hildesheim.sse.easy_producer.instantiator.model.vilTypes.ArtifactException;</w:delText>
        </w:r>
      </w:del>
    </w:p>
    <w:p w14:paraId="2224333D" w14:textId="77777777" w:rsidR="00A66E86" w:rsidRPr="00CD1C8C" w:rsidDel="0032296E" w:rsidRDefault="00A66E86" w:rsidP="00A66E86">
      <w:pPr>
        <w:autoSpaceDE w:val="0"/>
        <w:autoSpaceDN w:val="0"/>
        <w:adjustRightInd w:val="0"/>
        <w:spacing w:after="0" w:line="240" w:lineRule="auto"/>
        <w:rPr>
          <w:del w:id="625" w:author="Christian Kröher" w:date="2013-10-07T09:36:00Z"/>
          <w:rFonts w:ascii="Consolas" w:hAnsi="Consolas" w:cs="Consolas"/>
          <w:sz w:val="17"/>
          <w:szCs w:val="17"/>
          <w:lang w:val="en-US"/>
        </w:rPr>
      </w:pPr>
      <w:del w:id="626"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de.uni_hildesheim.sse.easy_producer.instantiator.model.vilTypes.IVilType;</w:delText>
        </w:r>
      </w:del>
    </w:p>
    <w:p w14:paraId="61CE7470" w14:textId="77777777" w:rsidR="00A66E86" w:rsidRPr="00CD1C8C" w:rsidDel="0032296E" w:rsidRDefault="00A66E86" w:rsidP="00A66E86">
      <w:pPr>
        <w:autoSpaceDE w:val="0"/>
        <w:autoSpaceDN w:val="0"/>
        <w:adjustRightInd w:val="0"/>
        <w:spacing w:after="0" w:line="240" w:lineRule="auto"/>
        <w:rPr>
          <w:del w:id="627" w:author="Christian Kröher" w:date="2013-10-07T09:36:00Z"/>
          <w:rFonts w:ascii="Consolas" w:hAnsi="Consolas" w:cs="Consolas"/>
          <w:sz w:val="17"/>
          <w:szCs w:val="17"/>
          <w:lang w:val="en-US"/>
        </w:rPr>
      </w:pPr>
      <w:del w:id="628"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de.uni_hildesheim.sse.easy_producer.instantiator.model.vilTypes.Set;</w:delText>
        </w:r>
      </w:del>
    </w:p>
    <w:p w14:paraId="4855DF41" w14:textId="77777777" w:rsidR="00A66E86" w:rsidRPr="00CD1C8C" w:rsidDel="0032296E" w:rsidRDefault="00A66E86" w:rsidP="00A66E86">
      <w:pPr>
        <w:autoSpaceDE w:val="0"/>
        <w:autoSpaceDN w:val="0"/>
        <w:adjustRightInd w:val="0"/>
        <w:spacing w:after="0" w:line="240" w:lineRule="auto"/>
        <w:rPr>
          <w:del w:id="629" w:author="Christian Kröher" w:date="2013-10-07T09:36:00Z"/>
          <w:rFonts w:ascii="Consolas" w:hAnsi="Consolas" w:cs="Consolas"/>
          <w:sz w:val="17"/>
          <w:szCs w:val="17"/>
          <w:lang w:val="en-US"/>
        </w:rPr>
      </w:pPr>
      <w:del w:id="630"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de.uni_hildesheim.sse.easy_producer.instantiator.model.vilTypes.TypeRegistry;</w:delText>
        </w:r>
      </w:del>
    </w:p>
    <w:p w14:paraId="2162900A" w14:textId="77777777" w:rsidR="00A66E86" w:rsidRPr="00CD1C8C" w:rsidDel="0032296E" w:rsidRDefault="00A66E86" w:rsidP="00A66E86">
      <w:pPr>
        <w:autoSpaceDE w:val="0"/>
        <w:autoSpaceDN w:val="0"/>
        <w:adjustRightInd w:val="0"/>
        <w:spacing w:after="0" w:line="240" w:lineRule="auto"/>
        <w:rPr>
          <w:del w:id="631" w:author="Christian Kröher" w:date="2013-10-07T09:36:00Z"/>
          <w:rFonts w:ascii="Consolas" w:hAnsi="Consolas" w:cs="Consolas"/>
          <w:sz w:val="17"/>
          <w:szCs w:val="17"/>
          <w:lang w:val="en-US"/>
        </w:rPr>
      </w:pPr>
      <w:del w:id="632" w:author="Christian Kröher" w:date="2013-10-07T09:36:00Z">
        <w:r w:rsidRPr="00CD1C8C" w:rsidDel="0032296E">
          <w:rPr>
            <w:rFonts w:ascii="Consolas" w:hAnsi="Consolas" w:cs="Consolas"/>
            <w:b/>
            <w:bCs/>
            <w:color w:val="7F0055"/>
            <w:sz w:val="17"/>
            <w:szCs w:val="17"/>
            <w:lang w:val="en-US"/>
          </w:rPr>
          <w:delText>import</w:delText>
        </w:r>
        <w:r w:rsidRPr="00CD1C8C" w:rsidDel="0032296E">
          <w:rPr>
            <w:rFonts w:ascii="Consolas" w:hAnsi="Consolas" w:cs="Consolas"/>
            <w:color w:val="000000"/>
            <w:sz w:val="17"/>
            <w:szCs w:val="17"/>
            <w:lang w:val="en-US"/>
          </w:rPr>
          <w:delText xml:space="preserve"> de.uni_hildesheim.sse.easy_producer.instantiator.model.vilTypes.VilException;</w:delText>
        </w:r>
      </w:del>
    </w:p>
    <w:p w14:paraId="5D3C97CA" w14:textId="77777777" w:rsidR="00A66E86" w:rsidRPr="00CD1C8C" w:rsidDel="0032296E" w:rsidRDefault="00A66E86" w:rsidP="00A66E86">
      <w:pPr>
        <w:autoSpaceDE w:val="0"/>
        <w:autoSpaceDN w:val="0"/>
        <w:adjustRightInd w:val="0"/>
        <w:spacing w:after="0" w:line="240" w:lineRule="auto"/>
        <w:rPr>
          <w:del w:id="633" w:author="Christian Kröher" w:date="2013-10-07T09:36:00Z"/>
          <w:rFonts w:ascii="Consolas" w:hAnsi="Consolas" w:cs="Consolas"/>
          <w:sz w:val="20"/>
          <w:szCs w:val="20"/>
          <w:lang w:val="en-US"/>
        </w:rPr>
      </w:pPr>
    </w:p>
    <w:p w14:paraId="7897F726" w14:textId="77777777" w:rsidR="00A66E86" w:rsidRPr="00CD1C8C" w:rsidDel="0032296E" w:rsidRDefault="00A66E86" w:rsidP="00A66E86">
      <w:pPr>
        <w:autoSpaceDE w:val="0"/>
        <w:autoSpaceDN w:val="0"/>
        <w:adjustRightInd w:val="0"/>
        <w:spacing w:after="0" w:line="240" w:lineRule="auto"/>
        <w:rPr>
          <w:del w:id="634" w:author="Christian Kröher" w:date="2013-10-07T09:36:00Z"/>
          <w:rFonts w:ascii="Consolas" w:hAnsi="Consolas" w:cs="Consolas"/>
          <w:sz w:val="20"/>
          <w:szCs w:val="20"/>
          <w:lang w:val="en-US"/>
        </w:rPr>
      </w:pPr>
      <w:del w:id="635" w:author="Christian Kröher" w:date="2013-10-07T09:36:00Z">
        <w:r w:rsidRPr="00CD1C8C" w:rsidDel="0032296E">
          <w:rPr>
            <w:rFonts w:ascii="Consolas" w:hAnsi="Consolas" w:cs="Consolas"/>
            <w:b/>
            <w:bCs/>
            <w:color w:val="7F0055"/>
            <w:sz w:val="20"/>
            <w:szCs w:val="20"/>
            <w:lang w:val="en-US"/>
          </w:rPr>
          <w:delText>public</w:delText>
        </w:r>
        <w:r w:rsidRPr="00CD1C8C" w:rsidDel="0032296E">
          <w:rPr>
            <w:rFonts w:ascii="Consolas" w:hAnsi="Consolas" w:cs="Consolas"/>
            <w:color w:val="000000"/>
            <w:sz w:val="20"/>
            <w:szCs w:val="20"/>
            <w:lang w:val="en-US"/>
          </w:rPr>
          <w:delText xml:space="preserve"> </w:delText>
        </w:r>
        <w:r w:rsidRPr="00CD1C8C" w:rsidDel="0032296E">
          <w:rPr>
            <w:rFonts w:ascii="Consolas" w:hAnsi="Consolas" w:cs="Consolas"/>
            <w:b/>
            <w:bCs/>
            <w:color w:val="7F0055"/>
            <w:sz w:val="20"/>
            <w:szCs w:val="20"/>
            <w:lang w:val="en-US"/>
          </w:rPr>
          <w:delText>class</w:delText>
        </w:r>
        <w:r w:rsidRPr="00CD1C8C" w:rsidDel="0032296E">
          <w:rPr>
            <w:rFonts w:ascii="Consolas" w:hAnsi="Consolas" w:cs="Consolas"/>
            <w:color w:val="000000"/>
            <w:sz w:val="20"/>
            <w:szCs w:val="20"/>
            <w:lang w:val="en-US"/>
          </w:rPr>
          <w:delText xml:space="preserve"> ExampleArtifact </w:delText>
        </w:r>
        <w:r w:rsidRPr="00CD1C8C" w:rsidDel="0032296E">
          <w:rPr>
            <w:rFonts w:ascii="Consolas" w:hAnsi="Consolas" w:cs="Consolas"/>
            <w:b/>
            <w:bCs/>
            <w:color w:val="7F0055"/>
            <w:sz w:val="20"/>
            <w:szCs w:val="20"/>
            <w:lang w:val="en-US"/>
          </w:rPr>
          <w:delText>extends</w:delText>
        </w:r>
        <w:r w:rsidRPr="00CD1C8C" w:rsidDel="0032296E">
          <w:rPr>
            <w:rFonts w:ascii="Consolas" w:hAnsi="Consolas" w:cs="Consolas"/>
            <w:color w:val="000000"/>
            <w:sz w:val="20"/>
            <w:szCs w:val="20"/>
            <w:lang w:val="en-US"/>
          </w:rPr>
          <w:delText xml:space="preserve"> CompositeArtifact </w:delText>
        </w:r>
        <w:r w:rsidRPr="00CD1C8C" w:rsidDel="0032296E">
          <w:rPr>
            <w:rFonts w:ascii="Consolas" w:hAnsi="Consolas" w:cs="Consolas"/>
            <w:b/>
            <w:bCs/>
            <w:color w:val="7F0055"/>
            <w:sz w:val="20"/>
            <w:szCs w:val="20"/>
            <w:lang w:val="en-US"/>
          </w:rPr>
          <w:delText>implements</w:delText>
        </w:r>
        <w:r w:rsidRPr="00CD1C8C" w:rsidDel="0032296E">
          <w:rPr>
            <w:rFonts w:ascii="Consolas" w:hAnsi="Consolas" w:cs="Consolas"/>
            <w:color w:val="000000"/>
            <w:sz w:val="20"/>
            <w:szCs w:val="20"/>
            <w:lang w:val="en-US"/>
          </w:rPr>
          <w:delText xml:space="preserve"> IVilType {</w:delText>
        </w:r>
      </w:del>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ins w:id="636" w:author="Christian Kröher" w:date="2013-10-07T09:37:00Z"/>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ins w:id="637" w:author="Christian Kröher" w:date="2013-10-07T09:09:00Z"/>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ins w:id="638" w:author="Christian Kröher" w:date="2013-10-07T09:09:00Z"/>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ins w:id="639" w:author="Christian Kröher" w:date="2013-10-07T09:09:00Z"/>
          <w:rFonts w:ascii="Consolas" w:hAnsi="Consolas" w:cs="Consolas"/>
          <w:sz w:val="20"/>
          <w:szCs w:val="20"/>
          <w:lang w:val="en-US"/>
        </w:rPr>
      </w:pPr>
      <w:ins w:id="640" w:author="Christian Kröher" w:date="2013-10-07T09:09:00Z">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ins>
    </w:p>
    <w:p w14:paraId="1C65E3DC" w14:textId="77777777" w:rsidR="00E421A9" w:rsidRPr="00CD1C8C" w:rsidRDefault="00E421A9" w:rsidP="00E421A9">
      <w:pPr>
        <w:autoSpaceDE w:val="0"/>
        <w:autoSpaceDN w:val="0"/>
        <w:adjustRightInd w:val="0"/>
        <w:spacing w:after="0" w:line="240" w:lineRule="auto"/>
        <w:rPr>
          <w:ins w:id="641" w:author="Christian Kröher" w:date="2013-10-07T09:09:00Z"/>
          <w:rFonts w:ascii="Consolas" w:hAnsi="Consolas" w:cs="Consolas"/>
          <w:sz w:val="20"/>
          <w:szCs w:val="20"/>
          <w:lang w:val="en-US"/>
        </w:rPr>
      </w:pPr>
      <w:ins w:id="642" w:author="Christian Kröher" w:date="2013-10-07T09:09:00Z">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ins>
    </w:p>
    <w:p w14:paraId="0BE3397B" w14:textId="77777777" w:rsidR="00E421A9" w:rsidRPr="00CD1C8C" w:rsidRDefault="00E421A9" w:rsidP="00E421A9">
      <w:pPr>
        <w:autoSpaceDE w:val="0"/>
        <w:autoSpaceDN w:val="0"/>
        <w:adjustRightInd w:val="0"/>
        <w:spacing w:after="0" w:line="240" w:lineRule="auto"/>
        <w:rPr>
          <w:ins w:id="643" w:author="Christian Kröher" w:date="2013-10-07T09:09:00Z"/>
          <w:rFonts w:ascii="Consolas" w:hAnsi="Consolas" w:cs="Consolas"/>
          <w:sz w:val="20"/>
          <w:szCs w:val="20"/>
          <w:lang w:val="en-US"/>
        </w:rPr>
      </w:pPr>
      <w:ins w:id="644" w:author="Christian Kröher" w:date="2013-10-07T09:09:00Z">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ins>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ins w:id="645" w:author="Christian Kröher" w:date="2013-10-07T09:09:00Z">
        <w:r w:rsidRPr="00CD1C8C">
          <w:rPr>
            <w:rFonts w:ascii="Consolas" w:hAnsi="Consolas" w:cs="Consolas"/>
            <w:color w:val="000000"/>
            <w:sz w:val="20"/>
            <w:szCs w:val="20"/>
            <w:lang w:val="en-US"/>
          </w:rPr>
          <w:tab/>
          <w:t>}</w:t>
        </w:r>
      </w:ins>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FD1BF3" w:rsidRDefault="00AF5607" w:rsidP="00760ADE">
      <w:pPr>
        <w:pStyle w:val="ListParagraph"/>
        <w:numPr>
          <w:ilvl w:val="0"/>
          <w:numId w:val="14"/>
        </w:numPr>
        <w:jc w:val="both"/>
        <w:rPr>
          <w:ins w:id="646" w:author="Christian Kröher" w:date="2013-10-07T09:41:00Z"/>
          <w:rFonts w:ascii="Candara" w:hAnsi="Candara"/>
          <w:noProof/>
          <w:lang w:val="en-GB"/>
          <w:rPrChange w:id="647" w:author="Christian Kröher" w:date="2013-10-07T09:41:00Z">
            <w:rPr>
              <w:ins w:id="648" w:author="Christian Kröher" w:date="2013-10-07T09:41:00Z"/>
              <w:rFonts w:ascii="Candara" w:hAnsi="Candara"/>
              <w:b/>
              <w:i/>
              <w:noProof/>
              <w:lang w:val="en-GB"/>
            </w:rPr>
          </w:rPrChange>
        </w:rPr>
      </w:pPr>
      <w:ins w:id="649" w:author="Christian Kröher" w:date="2013-10-07T09:41:00Z">
        <w:r w:rsidRPr="00AF5607">
          <w:rPr>
            <w:rFonts w:ascii="Candara" w:hAnsi="Candara"/>
            <w:b/>
            <w:noProof/>
            <w:lang w:val="en-GB"/>
            <w:rPrChange w:id="650" w:author="Christian Kröher" w:date="2013-10-07T09:42:00Z">
              <w:rPr>
                <w:rFonts w:ascii="Candara" w:hAnsi="Candara"/>
                <w:noProof/>
                <w:color w:val="2516EA" w:themeColor="hyperlink"/>
                <w:u w:val="single"/>
                <w:lang w:val="en-GB"/>
              </w:rPr>
            </w:rPrChange>
          </w:rPr>
          <w:t>Constructor:</w:t>
        </w:r>
        <w:r w:rsidR="00FD1BF3">
          <w:rPr>
            <w:rFonts w:ascii="Candara" w:hAnsi="Candara"/>
            <w:noProof/>
            <w:lang w:val="en-GB"/>
          </w:rPr>
          <w:t xml:space="preserve"> The constructor of this class require</w:t>
        </w:r>
      </w:ins>
      <w:ins w:id="651" w:author="Christian Kröher" w:date="2013-10-07T09:42:00Z">
        <w:r w:rsidR="00FD1BF3">
          <w:rPr>
            <w:rFonts w:ascii="Candara" w:hAnsi="Candara"/>
            <w:noProof/>
            <w:lang w:val="en-GB"/>
          </w:rPr>
          <w:t>s</w:t>
        </w:r>
      </w:ins>
      <w:ins w:id="652" w:author="Christian Kröher" w:date="2013-10-07T09:41:00Z">
        <w:r w:rsidR="00FD1BF3">
          <w:rPr>
            <w:rFonts w:ascii="Candara" w:hAnsi="Candara"/>
            <w:noProof/>
            <w:lang w:val="en-GB"/>
          </w:rPr>
          <w:t xml:space="preserve"> a (real) artefact in terms of a file</w:t>
        </w:r>
      </w:ins>
      <w:ins w:id="653" w:author="Christian Kröher" w:date="2013-10-07T09:43:00Z">
        <w:r w:rsidR="00FD1BF3">
          <w:rPr>
            <w:rFonts w:ascii="Candara" w:hAnsi="Candara"/>
            <w:noProof/>
            <w:lang w:val="en-GB"/>
          </w:rPr>
          <w:t>, which will be represented by this artefact type,</w:t>
        </w:r>
      </w:ins>
      <w:ins w:id="654" w:author="Christian Kröher" w:date="2013-10-07T09:42:00Z">
        <w:r w:rsidR="00FD1BF3">
          <w:rPr>
            <w:rFonts w:ascii="Candara" w:hAnsi="Candara"/>
            <w:noProof/>
            <w:lang w:val="en-GB"/>
          </w:rPr>
          <w:t xml:space="preserve"> and the corresponding artefact model instance this artefact belongs to. </w:t>
        </w:r>
      </w:ins>
      <w:ins w:id="655" w:author="Christian Kröher" w:date="2013-10-07T09:43:00Z">
        <w:r w:rsidR="00FD1BF3">
          <w:rPr>
            <w:rFonts w:ascii="Candara" w:hAnsi="Candara"/>
            <w:noProof/>
            <w:lang w:val="en-GB"/>
          </w:rPr>
          <w:t>These par</w:t>
        </w:r>
      </w:ins>
      <w:ins w:id="656" w:author="Christian Kröher" w:date="2013-10-07T09:44:00Z">
        <w:r w:rsidR="00FD1BF3">
          <w:rPr>
            <w:rFonts w:ascii="Candara" w:hAnsi="Candara"/>
            <w:noProof/>
            <w:lang w:val="en-GB"/>
          </w:rPr>
          <w:t xml:space="preserve">ameters are passed to the super-class, the </w:t>
        </w:r>
        <w:r w:rsidRPr="00AF5607">
          <w:rPr>
            <w:rFonts w:ascii="Candara" w:hAnsi="Candara"/>
            <w:b/>
            <w:noProof/>
            <w:lang w:val="en-GB"/>
            <w:rPrChange w:id="657" w:author="Christian Kröher" w:date="2013-10-07T09:44:00Z">
              <w:rPr>
                <w:rFonts w:ascii="Candara" w:hAnsi="Candara"/>
                <w:noProof/>
                <w:color w:val="2516EA" w:themeColor="hyperlink"/>
                <w:u w:val="single"/>
                <w:lang w:val="en-GB"/>
              </w:rPr>
            </w:rPrChange>
          </w:rPr>
          <w:t>FileArtifact</w:t>
        </w:r>
        <w:r w:rsidR="00FD1BF3">
          <w:rPr>
            <w:rFonts w:ascii="Candara" w:hAnsi="Candara"/>
            <w:noProof/>
            <w:lang w:val="en-GB"/>
          </w:rPr>
          <w:t>.</w:t>
        </w:r>
      </w:ins>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ins w:id="658" w:author="Christian Kröher" w:date="2013-10-07T09:11:00Z">
        <w:r w:rsidR="00A21F41">
          <w:rPr>
            <w:rFonts w:ascii="Candara" w:hAnsi="Candara"/>
            <w:noProof/>
            <w:lang w:val="en-GB"/>
          </w:rPr>
          <w:t>(with respect to the given time</w:t>
        </w:r>
      </w:ins>
      <w:ins w:id="659" w:author="Christian Kröher" w:date="2013-10-07T09:12:00Z">
        <w:r w:rsidR="00A21F41">
          <w:rPr>
            <w:rFonts w:ascii="Candara" w:hAnsi="Candara"/>
            <w:noProof/>
            <w:lang w:val="en-GB"/>
          </w:rPr>
          <w:t>stamp</w:t>
        </w:r>
      </w:ins>
      <w:ins w:id="660" w:author="Christian Kröher" w:date="2013-10-07T09:11:00Z">
        <w:r w:rsidR="00A21F41">
          <w:rPr>
            <w:rFonts w:ascii="Candara" w:hAnsi="Candara"/>
            <w:noProof/>
            <w:lang w:val="en-GB"/>
          </w:rPr>
          <w:t>)</w:t>
        </w:r>
      </w:ins>
      <w:ins w:id="661" w:author="Christian Kröher" w:date="2013-10-07T09:12:00Z">
        <w:r w:rsidR="00A21F41">
          <w:rPr>
            <w:rFonts w:ascii="Candara" w:hAnsi="Candara"/>
            <w:noProof/>
            <w:lang w:val="en-GB"/>
          </w:rPr>
          <w:t xml:space="preserve"> </w:t>
        </w:r>
      </w:ins>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ins w:id="662" w:author="Christian Kröher" w:date="2013-10-07T09:12:00Z"/>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ins w:id="663" w:author="Christian Kröher" w:date="2013-10-07T09:12:00Z">
        <w:r>
          <w:rPr>
            <w:rFonts w:ascii="Candara" w:hAnsi="Candara"/>
            <w:b/>
            <w:noProof/>
            <w:lang w:val="en-GB"/>
          </w:rPr>
          <w:t>store:</w:t>
        </w:r>
        <w:r>
          <w:rPr>
            <w:rFonts w:ascii="Candara" w:hAnsi="Candara"/>
            <w:noProof/>
            <w:lang w:val="en-GB"/>
          </w:rPr>
          <w:t xml:space="preserve"> This method stores changes to the artefact</w:t>
        </w:r>
      </w:ins>
      <w:ins w:id="664" w:author="Christian Kröher" w:date="2013-10-07T09:13:00Z">
        <w:r>
          <w:rPr>
            <w:rFonts w:ascii="Candara" w:hAnsi="Candara"/>
            <w:noProof/>
            <w:lang w:val="en-GB"/>
          </w:rPr>
          <w:t>. Typically, this is done by saving the changes of the file contents to the real-world file artefact.</w:t>
        </w:r>
      </w:ins>
    </w:p>
    <w:p w14:paraId="04C0D355" w14:textId="77777777" w:rsidR="00AF5607" w:rsidRDefault="00EF2383">
      <w:pPr>
        <w:jc w:val="both"/>
        <w:rPr>
          <w:ins w:id="665" w:author="Christian Kröher" w:date="2013-10-07T09:04:00Z"/>
          <w:rFonts w:ascii="Candara" w:hAnsi="Candara"/>
          <w:noProof/>
          <w:lang w:val="en-GB"/>
        </w:rPr>
        <w:pPrChange w:id="666" w:author="Christian Kröher" w:date="2013-10-07T09:07:00Z">
          <w:pPr>
            <w:pStyle w:val="ListParagraph"/>
            <w:numPr>
              <w:numId w:val="14"/>
            </w:numPr>
            <w:ind w:hanging="360"/>
            <w:jc w:val="both"/>
          </w:pPr>
        </w:pPrChange>
      </w:pPr>
      <w:ins w:id="667" w:author="Christian Kröher" w:date="2013-10-07T09:04:00Z">
        <w:r>
          <w:rPr>
            <w:rFonts w:ascii="Candara" w:hAnsi="Candara"/>
            <w:noProof/>
            <w:lang w:val="en-GB"/>
          </w:rPr>
          <w:t xml:space="preserve">The new artefact type is derived from the </w:t>
        </w:r>
      </w:ins>
      <w:ins w:id="668" w:author="Christian Kröher" w:date="2013-10-07T09:38:00Z">
        <w:r w:rsidR="00913810" w:rsidRPr="00913810">
          <w:rPr>
            <w:b/>
            <w:noProof/>
            <w:lang w:val="en-GB"/>
          </w:rPr>
          <w:t>FileArtifact</w:t>
        </w:r>
      </w:ins>
      <w:ins w:id="669" w:author="Christian Kröher" w:date="2013-10-07T09:04:00Z">
        <w:r>
          <w:rPr>
            <w:rFonts w:ascii="Candara" w:hAnsi="Candara"/>
            <w:noProof/>
            <w:lang w:val="en-GB"/>
          </w:rPr>
          <w:t xml:space="preserve"> type of the </w:t>
        </w:r>
      </w:ins>
      <w:ins w:id="670" w:author="Christian Kröher" w:date="2013-10-07T09:05:00Z">
        <w:r>
          <w:rPr>
            <w:rFonts w:ascii="Candara" w:hAnsi="Candara"/>
            <w:noProof/>
            <w:lang w:val="en-GB"/>
          </w:rPr>
          <w:t>VIL artefact model</w:t>
        </w:r>
      </w:ins>
      <w:ins w:id="671" w:author="Christian Kröher" w:date="2013-10-07T09:38:00Z">
        <w:r w:rsidR="00913810">
          <w:rPr>
            <w:rFonts w:ascii="Candara" w:hAnsi="Candara"/>
            <w:noProof/>
            <w:lang w:val="en-GB"/>
          </w:rPr>
          <w:t xml:space="preserve">, which is derived from the </w:t>
        </w:r>
        <w:r w:rsidR="00AF5607" w:rsidRPr="00AF5607">
          <w:rPr>
            <w:rFonts w:ascii="Candara" w:hAnsi="Candara"/>
            <w:b/>
            <w:noProof/>
            <w:lang w:val="en-GB"/>
            <w:rPrChange w:id="672" w:author="Christian Kröher" w:date="2013-10-07T09:39:00Z">
              <w:rPr>
                <w:rFonts w:ascii="Candara" w:hAnsi="Candara"/>
                <w:noProof/>
                <w:color w:val="2516EA" w:themeColor="hyperlink"/>
                <w:u w:val="single"/>
                <w:lang w:val="en-GB"/>
              </w:rPr>
            </w:rPrChange>
          </w:rPr>
          <w:t>CompositeAr</w:t>
        </w:r>
      </w:ins>
      <w:ins w:id="673" w:author="Christian Kröher" w:date="2013-10-07T09:39:00Z">
        <w:r w:rsidR="00AF5607" w:rsidRPr="00AF5607">
          <w:rPr>
            <w:rFonts w:ascii="Candara" w:hAnsi="Candara"/>
            <w:b/>
            <w:noProof/>
            <w:lang w:val="en-GB"/>
            <w:rPrChange w:id="674" w:author="Christian Kröher" w:date="2013-10-07T09:39:00Z">
              <w:rPr>
                <w:rFonts w:ascii="Candara" w:hAnsi="Candara"/>
                <w:noProof/>
                <w:color w:val="2516EA" w:themeColor="hyperlink"/>
                <w:u w:val="single"/>
                <w:lang w:val="en-GB"/>
              </w:rPr>
            </w:rPrChange>
          </w:rPr>
          <w:t>tifact</w:t>
        </w:r>
      </w:ins>
      <w:ins w:id="675" w:author="Christian Kröher" w:date="2013-10-07T09:05:00Z">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ins>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3.2.1</w:t>
      </w:r>
      <w:ins w:id="676" w:author="Christian Kröher" w:date="2013-10-07T09:05:00Z">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AF5607">
          <w:rPr>
            <w:rFonts w:ascii="Candara" w:hAnsi="Candara"/>
            <w:b/>
            <w:noProof/>
            <w:lang w:val="en-GB"/>
            <w:rPrChange w:id="677" w:author="Christian Kröher" w:date="2013-10-07T09:06:00Z">
              <w:rPr>
                <w:rFonts w:ascii="Candara" w:hAnsi="Candara"/>
                <w:noProof/>
                <w:color w:val="2516EA" w:themeColor="hyperlink"/>
                <w:u w:val="single"/>
                <w:lang w:val="en-GB"/>
              </w:rPr>
            </w:rPrChange>
          </w:rPr>
          <w:t>IArtifactCreator</w:t>
        </w:r>
        <w:r>
          <w:rPr>
            <w:rFonts w:ascii="Candara" w:hAnsi="Candara"/>
            <w:noProof/>
            <w:lang w:val="en-GB"/>
          </w:rPr>
          <w:t xml:space="preserve"> interface </w:t>
        </w:r>
      </w:ins>
      <w:ins w:id="678" w:author="Christian Kröher" w:date="2013-10-07T09:06:00Z">
        <w:r>
          <w:rPr>
            <w:rFonts w:ascii="Candara" w:hAnsi="Candara"/>
            <w:noProof/>
            <w:lang w:val="en-GB"/>
          </w:rPr>
          <w:t>to relate real-world artefacts to the new VIL type</w:t>
        </w:r>
      </w:ins>
      <w:ins w:id="679" w:author="Christian Kröher" w:date="2013-10-07T09:40:00Z">
        <w:r w:rsidR="00A22B9D">
          <w:rPr>
            <w:rFonts w:ascii="Candara" w:hAnsi="Candara"/>
            <w:noProof/>
            <w:lang w:val="en-GB"/>
          </w:rPr>
          <w:t xml:space="preserve"> (indicated by the annotation of this class-implementation above)</w:t>
        </w:r>
      </w:ins>
      <w:ins w:id="680" w:author="Christian Kröher" w:date="2013-10-07T09:06:00Z">
        <w:r>
          <w:rPr>
            <w:rFonts w:ascii="Candara" w:hAnsi="Candara"/>
            <w:noProof/>
            <w:lang w:val="en-GB"/>
          </w:rPr>
          <w:t xml:space="preserve">. </w:t>
        </w:r>
      </w:ins>
      <w:ins w:id="681" w:author="Christian Kröher" w:date="2013-10-07T09:04:00Z">
        <w:r w:rsidRPr="00532044">
          <w:rPr>
            <w:rFonts w:ascii="Candara" w:hAnsi="Candara"/>
            <w:noProof/>
            <w:lang w:val="en-GB"/>
          </w:rPr>
          <w:t xml:space="preserve">Implementations </w:t>
        </w:r>
      </w:ins>
      <w:ins w:id="682" w:author="Christian Kröher" w:date="2013-10-07T09:06:00Z">
        <w:r>
          <w:rPr>
            <w:rFonts w:ascii="Candara" w:hAnsi="Candara"/>
            <w:noProof/>
            <w:lang w:val="en-GB"/>
          </w:rPr>
          <w:t xml:space="preserve">of this artefact </w:t>
        </w:r>
      </w:ins>
      <w:ins w:id="683" w:author="Christian Kröher" w:date="2013-10-07T09:04:00Z">
        <w:r w:rsidRPr="00532044">
          <w:rPr>
            <w:rFonts w:ascii="Candara" w:hAnsi="Candara"/>
            <w:noProof/>
            <w:lang w:val="en-GB"/>
          </w:rPr>
          <w:t>must fulfill the following contract:</w:t>
        </w:r>
      </w:ins>
    </w:p>
    <w:p w14:paraId="74780585" w14:textId="77777777" w:rsidR="00AF5607" w:rsidRDefault="001772D2">
      <w:pPr>
        <w:pStyle w:val="ListParagraph"/>
        <w:numPr>
          <w:ilvl w:val="0"/>
          <w:numId w:val="14"/>
        </w:numPr>
        <w:jc w:val="both"/>
        <w:rPr>
          <w:ins w:id="684" w:author="Christian Kröher" w:date="2013-10-07T09:04:00Z"/>
          <w:rFonts w:ascii="Candara" w:hAnsi="Candara"/>
          <w:noProof/>
          <w:lang w:val="en-GB"/>
        </w:rPr>
      </w:pPr>
      <w:ins w:id="685" w:author="Christian Kröher" w:date="2013-10-07T09:25:00Z">
        <w:r>
          <w:rPr>
            <w:rFonts w:ascii="Candara" w:hAnsi="Candara"/>
            <w:noProof/>
            <w:lang w:val="en-GB"/>
          </w:rPr>
          <w:t xml:space="preserve">The method </w:t>
        </w:r>
      </w:ins>
      <w:ins w:id="686" w:author="Christian Kröher" w:date="2013-10-07T09:04:00Z">
        <w:r w:rsidR="00AF5607" w:rsidRPr="00AF5607">
          <w:rPr>
            <w:rFonts w:ascii="Candara" w:hAnsi="Candara"/>
            <w:b/>
            <w:noProof/>
            <w:lang w:val="en-GB"/>
            <w:rPrChange w:id="687" w:author="Christian Kröher" w:date="2013-10-07T09:32:00Z">
              <w:rPr>
                <w:rFonts w:ascii="Candara" w:hAnsi="Candara"/>
                <w:noProof/>
                <w:color w:val="2516EA" w:themeColor="hyperlink"/>
                <w:u w:val="single"/>
                <w:lang w:val="en-GB"/>
              </w:rPr>
            </w:rPrChange>
          </w:rPr>
          <w:t>handlesArtifact(Class, Object)</w:t>
        </w:r>
      </w:ins>
      <w:ins w:id="688" w:author="Christian Kröher" w:date="2013-10-07T09:25:00Z">
        <w:r>
          <w:rPr>
            <w:rFonts w:ascii="Candara" w:hAnsi="Candara"/>
            <w:noProof/>
            <w:lang w:val="en-GB"/>
          </w:rPr>
          <w:t xml:space="preserve"> of the </w:t>
        </w:r>
        <w:r w:rsidR="00AF5607" w:rsidRPr="00AF5607">
          <w:rPr>
            <w:rFonts w:ascii="Candara" w:hAnsi="Candara"/>
            <w:b/>
            <w:noProof/>
            <w:lang w:val="en-GB"/>
            <w:rPrChange w:id="689" w:author="Christian Kröher" w:date="2013-10-07T09:32:00Z">
              <w:rPr>
                <w:rFonts w:ascii="Candara" w:hAnsi="Candara"/>
                <w:noProof/>
                <w:color w:val="2516EA" w:themeColor="hyperlink"/>
                <w:u w:val="single"/>
                <w:lang w:val="en-GB"/>
              </w:rPr>
            </w:rPrChange>
          </w:rPr>
          <w:t>ArtifactCreator</w:t>
        </w:r>
      </w:ins>
      <w:ins w:id="690" w:author="Christian Kröher" w:date="2013-10-07T09:04:00Z">
        <w:r w:rsidR="00AF5607" w:rsidRPr="00AF5607">
          <w:rPr>
            <w:rFonts w:ascii="Candara" w:hAnsi="Candara"/>
            <w:noProof/>
            <w:lang w:val="en-GB"/>
            <w:rPrChange w:id="691" w:author="Christian Kröher" w:date="2013-10-07T09:07:00Z">
              <w:rPr>
                <w:rFonts w:ascii="Candara" w:hAnsi="Candara"/>
                <w:noProof/>
                <w:color w:val="2516EA" w:themeColor="hyperlink"/>
                <w:u w:val="single"/>
                <w:lang w:val="en-GB"/>
              </w:rPr>
            </w:rPrChange>
          </w:rPr>
          <w:t xml:space="preserve"> is called to figure out whether a creator</w:t>
        </w:r>
      </w:ins>
      <w:ins w:id="692" w:author="Christian Kröher" w:date="2013-10-07T09:33:00Z">
        <w:r w:rsidR="00BF7BA8">
          <w:rPr>
            <w:rFonts w:ascii="Candara" w:hAnsi="Candara"/>
            <w:noProof/>
            <w:lang w:val="en-GB"/>
          </w:rPr>
          <w:t xml:space="preserve"> (</w:t>
        </w:r>
        <w:r w:rsidR="00AF5607" w:rsidRPr="00AF5607">
          <w:rPr>
            <w:rFonts w:ascii="Candara" w:hAnsi="Candara"/>
            <w:b/>
            <w:noProof/>
            <w:lang w:val="en-GB"/>
            <w:rPrChange w:id="693" w:author="Christian Kröher" w:date="2013-10-07T09:33:00Z">
              <w:rPr>
                <w:rFonts w:ascii="Candara" w:hAnsi="Candara"/>
                <w:noProof/>
                <w:color w:val="2516EA" w:themeColor="hyperlink"/>
                <w:u w:val="single"/>
                <w:lang w:val="en-GB"/>
              </w:rPr>
            </w:rPrChange>
          </w:rPr>
          <w:t>Class</w:t>
        </w:r>
        <w:r w:rsidR="00BF7BA8">
          <w:rPr>
            <w:rFonts w:ascii="Candara" w:hAnsi="Candara"/>
            <w:noProof/>
            <w:lang w:val="en-GB"/>
          </w:rPr>
          <w:t>)</w:t>
        </w:r>
      </w:ins>
      <w:ins w:id="694" w:author="Christian Kröher" w:date="2013-10-07T09:04:00Z">
        <w:r w:rsidR="00AF5607" w:rsidRPr="00AF5607">
          <w:rPr>
            <w:rFonts w:ascii="Candara" w:hAnsi="Candara"/>
            <w:noProof/>
            <w:lang w:val="en-GB"/>
            <w:rPrChange w:id="695" w:author="Christian Kröher" w:date="2013-10-07T09:07:00Z">
              <w:rPr>
                <w:rFonts w:ascii="Candara" w:hAnsi="Candara"/>
                <w:noProof/>
                <w:color w:val="2516EA" w:themeColor="hyperlink"/>
                <w:u w:val="single"/>
                <w:lang w:val="en-GB"/>
              </w:rPr>
            </w:rPrChange>
          </w:rPr>
          <w:t xml:space="preserve"> is able to handle a certain artifact</w:t>
        </w:r>
      </w:ins>
      <w:ins w:id="696" w:author="Christian Kröher" w:date="2013-10-07T09:33:00Z">
        <w:r w:rsidR="00BF7BA8">
          <w:rPr>
            <w:rFonts w:ascii="Candara" w:hAnsi="Candara"/>
            <w:noProof/>
            <w:lang w:val="en-GB"/>
          </w:rPr>
          <w:t xml:space="preserve"> (</w:t>
        </w:r>
        <w:r w:rsidR="00AF5607" w:rsidRPr="00AF5607">
          <w:rPr>
            <w:rFonts w:ascii="Candara" w:hAnsi="Candara"/>
            <w:b/>
            <w:noProof/>
            <w:lang w:val="en-GB"/>
            <w:rPrChange w:id="697" w:author="Christian Kröher" w:date="2013-10-07T09:33:00Z">
              <w:rPr>
                <w:rFonts w:ascii="Candara" w:hAnsi="Candara"/>
                <w:noProof/>
                <w:color w:val="2516EA" w:themeColor="hyperlink"/>
                <w:u w:val="single"/>
                <w:lang w:val="en-GB"/>
              </w:rPr>
            </w:rPrChange>
          </w:rPr>
          <w:t>Object</w:t>
        </w:r>
        <w:r w:rsidR="00BF7BA8">
          <w:rPr>
            <w:rFonts w:ascii="Candara" w:hAnsi="Candara"/>
            <w:noProof/>
            <w:lang w:val="en-GB"/>
          </w:rPr>
          <w:t>)</w:t>
        </w:r>
      </w:ins>
      <w:ins w:id="698" w:author="Christian Kröher" w:date="2013-10-07T09:04:00Z">
        <w:r w:rsidR="00AF5607" w:rsidRPr="00AF5607">
          <w:rPr>
            <w:rFonts w:ascii="Candara" w:hAnsi="Candara"/>
            <w:noProof/>
            <w:lang w:val="en-GB"/>
            <w:rPrChange w:id="699" w:author="Christian Kröher" w:date="2013-10-07T09:07:00Z">
              <w:rPr>
                <w:rFonts w:ascii="Candara" w:hAnsi="Candara"/>
                <w:noProof/>
                <w:color w:val="2516EA" w:themeColor="hyperlink"/>
                <w:u w:val="single"/>
                <w:lang w:val="en-GB"/>
              </w:rPr>
            </w:rPrChange>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ins>
    </w:p>
    <w:p w14:paraId="3B78AE83" w14:textId="77777777" w:rsidR="00EF2383" w:rsidRDefault="00BF7BA8" w:rsidP="00EF2383">
      <w:pPr>
        <w:pStyle w:val="ListParagraph"/>
        <w:numPr>
          <w:ilvl w:val="0"/>
          <w:numId w:val="14"/>
        </w:numPr>
        <w:jc w:val="both"/>
        <w:rPr>
          <w:ins w:id="700" w:author="Christian Kröher" w:date="2013-10-07T09:04:00Z"/>
          <w:rFonts w:ascii="Candara" w:hAnsi="Candara"/>
          <w:noProof/>
          <w:lang w:val="en-GB"/>
        </w:rPr>
      </w:pPr>
      <w:ins w:id="701" w:author="Christian Kröher" w:date="2013-10-07T09:34:00Z">
        <w:r>
          <w:rPr>
            <w:rFonts w:ascii="Candara" w:hAnsi="Candara"/>
            <w:noProof/>
            <w:lang w:val="en-GB"/>
          </w:rPr>
          <w:t xml:space="preserve">The method </w:t>
        </w:r>
      </w:ins>
      <w:ins w:id="702" w:author="Christian Kröher" w:date="2013-10-07T09:04:00Z">
        <w:r w:rsidR="00AF5607" w:rsidRPr="00AF5607">
          <w:rPr>
            <w:rFonts w:ascii="Candara" w:hAnsi="Candara"/>
            <w:b/>
            <w:noProof/>
            <w:lang w:val="en-GB"/>
            <w:rPrChange w:id="703" w:author="Christian Kröher" w:date="2013-10-07T09:34:00Z">
              <w:rPr>
                <w:rFonts w:ascii="Candara" w:hAnsi="Candara"/>
                <w:noProof/>
                <w:color w:val="2516EA" w:themeColor="hyperlink"/>
                <w:u w:val="single"/>
                <w:lang w:val="en-GB"/>
              </w:rPr>
            </w:rPrChange>
          </w:rPr>
          <w:t>createArtifactInstance(Object)</w:t>
        </w:r>
      </w:ins>
      <w:ins w:id="704" w:author="Christian Kröher" w:date="2013-10-07T09:34:00Z">
        <w:r>
          <w:rPr>
            <w:rFonts w:ascii="Candara" w:hAnsi="Candara"/>
            <w:noProof/>
            <w:lang w:val="en-GB"/>
          </w:rPr>
          <w:t xml:space="preserve"> of the </w:t>
        </w:r>
        <w:r w:rsidR="00AF5607" w:rsidRPr="00AF5607">
          <w:rPr>
            <w:rFonts w:ascii="Candara" w:hAnsi="Candara"/>
            <w:b/>
            <w:noProof/>
            <w:lang w:val="en-GB"/>
            <w:rPrChange w:id="705" w:author="Christian Kröher" w:date="2013-10-07T09:34:00Z">
              <w:rPr>
                <w:rFonts w:ascii="Candara" w:hAnsi="Candara"/>
                <w:noProof/>
                <w:color w:val="2516EA" w:themeColor="hyperlink"/>
                <w:u w:val="single"/>
                <w:lang w:val="en-GB"/>
              </w:rPr>
            </w:rPrChange>
          </w:rPr>
          <w:t>ArtifactCreator</w:t>
        </w:r>
      </w:ins>
      <w:ins w:id="706" w:author="Christian Kröher" w:date="2013-10-07T09:04:00Z">
        <w:r w:rsidR="00EF2383" w:rsidRPr="00532044">
          <w:rPr>
            <w:rFonts w:ascii="Candara" w:hAnsi="Candara"/>
            <w:noProof/>
            <w:lang w:val="en-GB"/>
          </w:rPr>
          <w:t xml:space="preserve"> actually creates an instance for the previously queried object. However, no information shall be stored nor there is a guarantee that </w:t>
        </w:r>
      </w:ins>
      <w:ins w:id="707" w:author="Christian Kröher" w:date="2013-10-07T09:34:00Z">
        <w:r>
          <w:rPr>
            <w:rFonts w:ascii="Candara" w:hAnsi="Candara"/>
            <w:noProof/>
            <w:lang w:val="en-GB"/>
          </w:rPr>
          <w:t>this method</w:t>
        </w:r>
      </w:ins>
      <w:ins w:id="708" w:author="Christian Kröher" w:date="2013-10-07T09:04:00Z">
        <w:r w:rsidR="00EF2383" w:rsidRPr="00532044">
          <w:rPr>
            <w:rFonts w:ascii="Candara" w:hAnsi="Candara"/>
            <w:noProof/>
            <w:lang w:val="en-GB"/>
          </w:rPr>
          <w:t xml:space="preserve"> will be called (dependent on the other registered creators). As stated above, if </w:t>
        </w:r>
        <w:r w:rsidR="00AF5607" w:rsidRPr="00AF5607">
          <w:rPr>
            <w:rFonts w:ascii="Candara" w:hAnsi="Candara"/>
            <w:b/>
            <w:noProof/>
            <w:lang w:val="en-GB"/>
            <w:rPrChange w:id="709" w:author="Christian Kröher" w:date="2013-10-07T09:35:00Z">
              <w:rPr>
                <w:rFonts w:ascii="Candara" w:hAnsi="Candara"/>
                <w:noProof/>
                <w:color w:val="2516EA" w:themeColor="hyperlink"/>
                <w:u w:val="single"/>
                <w:lang w:val="en-GB"/>
              </w:rPr>
            </w:rPrChange>
          </w:rPr>
          <w:t>handlesArtifact(Class, Object)</w:t>
        </w:r>
        <w:r>
          <w:rPr>
            <w:rFonts w:ascii="Candara" w:hAnsi="Candara"/>
            <w:noProof/>
            <w:lang w:val="en-GB"/>
          </w:rPr>
          <w:t xml:space="preserve"> answers with </w:t>
        </w:r>
        <w:r w:rsidR="00AF5607" w:rsidRPr="00AF5607">
          <w:rPr>
            <w:rFonts w:ascii="Candara" w:hAnsi="Candara"/>
            <w:i/>
            <w:noProof/>
            <w:lang w:val="en-GB"/>
            <w:rPrChange w:id="710" w:author="Christian Kröher" w:date="2013-10-07T09:35:00Z">
              <w:rPr>
                <w:rFonts w:ascii="Candara" w:hAnsi="Candara"/>
                <w:noProof/>
                <w:color w:val="2516EA" w:themeColor="hyperlink"/>
                <w:u w:val="single"/>
                <w:lang w:val="en-GB"/>
              </w:rPr>
            </w:rPrChange>
          </w:rPr>
          <w:t>true</w:t>
        </w:r>
        <w:r w:rsidR="00EF2383" w:rsidRPr="00532044">
          <w:rPr>
            <w:rFonts w:ascii="Candara" w:hAnsi="Candara"/>
            <w:noProof/>
            <w:lang w:val="en-GB"/>
          </w:rPr>
          <w:t xml:space="preserve">, </w:t>
        </w:r>
        <w:r w:rsidR="00AF5607" w:rsidRPr="00AF5607">
          <w:rPr>
            <w:rFonts w:ascii="Candara" w:hAnsi="Candara"/>
            <w:b/>
            <w:noProof/>
            <w:lang w:val="en-GB"/>
            <w:rPrChange w:id="711" w:author="Christian Kröher" w:date="2013-10-07T09:35:00Z">
              <w:rPr>
                <w:rFonts w:ascii="Candara" w:hAnsi="Candara"/>
                <w:noProof/>
                <w:color w:val="2516EA" w:themeColor="hyperlink"/>
                <w:u w:val="single"/>
                <w:lang w:val="en-GB"/>
              </w:rPr>
            </w:rPrChange>
          </w:rPr>
          <w:t>createArtifactInstance(Object)</w:t>
        </w:r>
        <w:r w:rsidR="00EF2383" w:rsidRPr="00532044">
          <w:rPr>
            <w:rFonts w:ascii="Candara" w:hAnsi="Candara"/>
            <w:noProof/>
            <w:lang w:val="en-GB"/>
          </w:rPr>
          <w:t xml:space="preserve"> must be able to perform the creation for the given object.</w:t>
        </w:r>
      </w:ins>
    </w:p>
    <w:p w14:paraId="1FCBA059" w14:textId="77777777" w:rsidR="00EF2383" w:rsidRDefault="0032296E" w:rsidP="009D06F9">
      <w:pPr>
        <w:jc w:val="both"/>
        <w:rPr>
          <w:ins w:id="712" w:author="Christian Kröher" w:date="2013-10-07T09:04:00Z"/>
          <w:rFonts w:ascii="Candara" w:hAnsi="Candara"/>
          <w:noProof/>
          <w:lang w:val="en-GB"/>
        </w:rPr>
      </w:pPr>
      <w:ins w:id="713" w:author="Christian Kröher" w:date="2013-10-07T09:35:00Z">
        <w:r>
          <w:rPr>
            <w:rFonts w:ascii="Candara" w:hAnsi="Candara"/>
            <w:noProof/>
            <w:lang w:val="en-GB"/>
          </w:rPr>
          <w:lastRenderedPageBreak/>
          <w:t>In our ex</w:t>
        </w:r>
        <w:del w:id="714" w:author="El-Sharkawy" w:date="2013-10-15T08:42:00Z">
          <w:r w:rsidDel="00810AC0">
            <w:rPr>
              <w:rFonts w:ascii="Candara" w:hAnsi="Candara"/>
              <w:noProof/>
              <w:lang w:val="en-GB"/>
            </w:rPr>
            <w:delText>m</w:delText>
          </w:r>
        </w:del>
        <w:r>
          <w:rPr>
            <w:rFonts w:ascii="Candara" w:hAnsi="Candara"/>
            <w:noProof/>
            <w:lang w:val="en-GB"/>
          </w:rPr>
          <w:t>a</w:t>
        </w:r>
      </w:ins>
      <w:ins w:id="715" w:author="El-Sharkawy" w:date="2013-10-15T08:42:00Z">
        <w:r w:rsidR="00810AC0">
          <w:rPr>
            <w:rFonts w:ascii="Candara" w:hAnsi="Candara"/>
            <w:noProof/>
            <w:lang w:val="en-GB"/>
          </w:rPr>
          <w:t>m</w:t>
        </w:r>
      </w:ins>
      <w:ins w:id="716" w:author="Christian Kröher" w:date="2013-10-07T09:35:00Z">
        <w:r>
          <w:rPr>
            <w:rFonts w:ascii="Candara" w:hAnsi="Candara"/>
            <w:noProof/>
            <w:lang w:val="en-GB"/>
          </w:rPr>
          <w:t>ple, we will define a new class for the implementati</w:t>
        </w:r>
      </w:ins>
      <w:ins w:id="717" w:author="Christian Kröher" w:date="2013-10-07T09:36:00Z">
        <w:r>
          <w:rPr>
            <w:rFonts w:ascii="Candara" w:hAnsi="Candara"/>
            <w:noProof/>
            <w:lang w:val="en-GB"/>
          </w:rPr>
          <w:t xml:space="preserve">on of an </w:t>
        </w:r>
      </w:ins>
      <w:ins w:id="718" w:author="Christian Kröher" w:date="2013-10-07T09:40:00Z">
        <w:r w:rsidR="00A22B9D">
          <w:rPr>
            <w:rFonts w:ascii="Candara" w:hAnsi="Candara"/>
            <w:noProof/>
            <w:lang w:val="en-GB"/>
          </w:rPr>
          <w:t>artefact creator</w:t>
        </w:r>
      </w:ins>
      <w:ins w:id="719" w:author="Christian Kröher" w:date="2013-10-07T09:45:00Z">
        <w:r w:rsidR="00395874">
          <w:rPr>
            <w:rFonts w:ascii="Candara" w:hAnsi="Candara"/>
            <w:noProof/>
            <w:lang w:val="en-GB"/>
          </w:rPr>
          <w:t>, named ExampleFileArtifactCreator. The implementation of this class is given below:</w:t>
        </w:r>
      </w:ins>
    </w:p>
    <w:p w14:paraId="61D3381E" w14:textId="77777777" w:rsidR="00660CA5" w:rsidRPr="00CD1C8C" w:rsidRDefault="00660CA5" w:rsidP="00660CA5">
      <w:pPr>
        <w:autoSpaceDE w:val="0"/>
        <w:autoSpaceDN w:val="0"/>
        <w:adjustRightInd w:val="0"/>
        <w:spacing w:after="0" w:line="240" w:lineRule="auto"/>
        <w:rPr>
          <w:ins w:id="720" w:author="Christian Kröher" w:date="2013-10-07T09:21:00Z"/>
          <w:rFonts w:ascii="Consolas" w:hAnsi="Consolas" w:cs="Consolas"/>
          <w:sz w:val="20"/>
          <w:szCs w:val="20"/>
          <w:lang w:val="en-US"/>
        </w:rPr>
      </w:pPr>
      <w:ins w:id="721" w:author="Christian Kröher" w:date="2013-10-07T09:21:00Z">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ins>
    </w:p>
    <w:p w14:paraId="7F1CC32B" w14:textId="77777777" w:rsidR="00660CA5" w:rsidRPr="00CD1C8C" w:rsidRDefault="00660CA5" w:rsidP="00660CA5">
      <w:pPr>
        <w:autoSpaceDE w:val="0"/>
        <w:autoSpaceDN w:val="0"/>
        <w:adjustRightInd w:val="0"/>
        <w:spacing w:after="0" w:line="240" w:lineRule="auto"/>
        <w:rPr>
          <w:ins w:id="722" w:author="Christian Kröher" w:date="2013-10-07T09:21:00Z"/>
          <w:rFonts w:ascii="Consolas" w:hAnsi="Consolas" w:cs="Consolas"/>
          <w:sz w:val="20"/>
          <w:szCs w:val="20"/>
          <w:lang w:val="en-US"/>
        </w:rPr>
      </w:pPr>
    </w:p>
    <w:p w14:paraId="0D783485" w14:textId="77777777" w:rsidR="00660CA5" w:rsidRPr="00CD1C8C" w:rsidRDefault="00AF5607" w:rsidP="00660CA5">
      <w:pPr>
        <w:autoSpaceDE w:val="0"/>
        <w:autoSpaceDN w:val="0"/>
        <w:adjustRightInd w:val="0"/>
        <w:spacing w:after="0" w:line="240" w:lineRule="auto"/>
        <w:rPr>
          <w:ins w:id="723" w:author="Christian Kröher" w:date="2013-10-07T09:21:00Z"/>
          <w:rFonts w:ascii="Consolas" w:hAnsi="Consolas" w:cs="Consolas"/>
          <w:sz w:val="17"/>
          <w:szCs w:val="17"/>
          <w:lang w:val="en-US"/>
          <w:rPrChange w:id="724" w:author="Christian Kröher" w:date="2013-10-07T09:21:00Z">
            <w:rPr>
              <w:ins w:id="725" w:author="Christian Kröher" w:date="2013-10-07T09:21:00Z"/>
              <w:rFonts w:ascii="Consolas" w:hAnsi="Consolas" w:cs="Consolas"/>
              <w:sz w:val="20"/>
              <w:szCs w:val="20"/>
            </w:rPr>
          </w:rPrChange>
        </w:rPr>
      </w:pPr>
      <w:ins w:id="726" w:author="Christian Kröher" w:date="2013-10-07T09:21:00Z">
        <w:r w:rsidRPr="00AF5607">
          <w:rPr>
            <w:rFonts w:ascii="Consolas" w:hAnsi="Consolas" w:cs="Consolas"/>
            <w:b/>
            <w:bCs/>
            <w:color w:val="7F0055"/>
            <w:sz w:val="17"/>
            <w:szCs w:val="17"/>
            <w:lang w:val="en-US"/>
            <w:rPrChange w:id="727"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728" w:author="Christian Kröher" w:date="2013-10-07T09:21:00Z">
              <w:rPr>
                <w:rFonts w:ascii="Consolas" w:hAnsi="Consolas" w:cs="Consolas"/>
                <w:color w:val="000000"/>
                <w:sz w:val="20"/>
                <w:szCs w:val="20"/>
                <w:u w:val="single"/>
              </w:rPr>
            </w:rPrChange>
          </w:rPr>
          <w:t xml:space="preserve"> java.io.File;</w:t>
        </w:r>
      </w:ins>
    </w:p>
    <w:p w14:paraId="57839B5F" w14:textId="77777777" w:rsidR="00660CA5" w:rsidRPr="00CD1C8C" w:rsidRDefault="00660CA5" w:rsidP="00660CA5">
      <w:pPr>
        <w:autoSpaceDE w:val="0"/>
        <w:autoSpaceDN w:val="0"/>
        <w:adjustRightInd w:val="0"/>
        <w:spacing w:after="0" w:line="240" w:lineRule="auto"/>
        <w:rPr>
          <w:ins w:id="729" w:author="Christian Kröher" w:date="2013-10-07T09:21:00Z"/>
          <w:rFonts w:ascii="Consolas" w:hAnsi="Consolas" w:cs="Consolas"/>
          <w:sz w:val="17"/>
          <w:szCs w:val="17"/>
          <w:lang w:val="en-US"/>
          <w:rPrChange w:id="730" w:author="Christian Kröher" w:date="2013-10-07T09:21:00Z">
            <w:rPr>
              <w:ins w:id="731" w:author="Christian Kröher" w:date="2013-10-07T09:21:00Z"/>
              <w:rFonts w:ascii="Consolas" w:hAnsi="Consolas" w:cs="Consolas"/>
              <w:sz w:val="20"/>
              <w:szCs w:val="20"/>
            </w:rPr>
          </w:rPrChange>
        </w:rPr>
      </w:pPr>
    </w:p>
    <w:p w14:paraId="6EEC692B" w14:textId="77777777" w:rsidR="00660CA5" w:rsidRPr="00CD1C8C" w:rsidRDefault="00AF5607" w:rsidP="00660CA5">
      <w:pPr>
        <w:autoSpaceDE w:val="0"/>
        <w:autoSpaceDN w:val="0"/>
        <w:adjustRightInd w:val="0"/>
        <w:spacing w:after="0" w:line="240" w:lineRule="auto"/>
        <w:rPr>
          <w:ins w:id="732" w:author="Christian Kröher" w:date="2013-10-07T09:21:00Z"/>
          <w:rFonts w:ascii="Consolas" w:hAnsi="Consolas" w:cs="Consolas"/>
          <w:sz w:val="17"/>
          <w:szCs w:val="17"/>
          <w:lang w:val="en-US"/>
          <w:rPrChange w:id="733" w:author="Christian Kröher" w:date="2013-10-07T09:21:00Z">
            <w:rPr>
              <w:ins w:id="734" w:author="Christian Kröher" w:date="2013-10-07T09:21:00Z"/>
              <w:rFonts w:ascii="Consolas" w:hAnsi="Consolas" w:cs="Consolas"/>
              <w:sz w:val="20"/>
              <w:szCs w:val="20"/>
            </w:rPr>
          </w:rPrChange>
        </w:rPr>
      </w:pPr>
      <w:ins w:id="735" w:author="Christian Kröher" w:date="2013-10-07T09:21:00Z">
        <w:r w:rsidRPr="00AF5607">
          <w:rPr>
            <w:rFonts w:ascii="Consolas" w:hAnsi="Consolas" w:cs="Consolas"/>
            <w:b/>
            <w:bCs/>
            <w:color w:val="7F0055"/>
            <w:sz w:val="17"/>
            <w:szCs w:val="17"/>
            <w:lang w:val="en-US"/>
            <w:rPrChange w:id="736"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737" w:author="Christian Kröher" w:date="2013-10-07T09:21:00Z">
              <w:rPr>
                <w:rFonts w:ascii="Consolas" w:hAnsi="Consolas" w:cs="Consolas"/>
                <w:color w:val="000000"/>
                <w:sz w:val="20"/>
                <w:szCs w:val="20"/>
                <w:u w:val="single"/>
              </w:rPr>
            </w:rPrChange>
          </w:rPr>
          <w:t xml:space="preserve"> de.uni_hildesheim.sse.easy_producer.instantiator.model.artifactModel.ArtifactModel;</w:t>
        </w:r>
      </w:ins>
    </w:p>
    <w:p w14:paraId="7E8B98C5" w14:textId="77777777" w:rsidR="00FE1E04" w:rsidRPr="00CD1C8C" w:rsidRDefault="00AF5607" w:rsidP="00660CA5">
      <w:pPr>
        <w:autoSpaceDE w:val="0"/>
        <w:autoSpaceDN w:val="0"/>
        <w:adjustRightInd w:val="0"/>
        <w:spacing w:after="0" w:line="240" w:lineRule="auto"/>
        <w:rPr>
          <w:ins w:id="738" w:author="Christian Kröher" w:date="2013-10-07T09:52:00Z"/>
          <w:rFonts w:ascii="Consolas" w:hAnsi="Consolas" w:cs="Consolas"/>
          <w:color w:val="000000"/>
          <w:sz w:val="17"/>
          <w:szCs w:val="17"/>
          <w:lang w:val="en-US"/>
        </w:rPr>
      </w:pPr>
      <w:ins w:id="739" w:author="Christian Kröher" w:date="2013-10-07T09:21:00Z">
        <w:r w:rsidRPr="00AF5607">
          <w:rPr>
            <w:rFonts w:ascii="Consolas" w:hAnsi="Consolas" w:cs="Consolas"/>
            <w:b/>
            <w:bCs/>
            <w:color w:val="7F0055"/>
            <w:sz w:val="17"/>
            <w:szCs w:val="17"/>
            <w:lang w:val="en-US"/>
            <w:rPrChange w:id="740"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741" w:author="Christian Kröher" w:date="2013-10-07T09:21:00Z">
              <w:rPr>
                <w:rFonts w:ascii="Consolas" w:hAnsi="Consolas" w:cs="Consolas"/>
                <w:color w:val="000000"/>
                <w:sz w:val="20"/>
                <w:szCs w:val="20"/>
                <w:u w:val="single"/>
              </w:rPr>
            </w:rPrChange>
          </w:rPr>
          <w:t xml:space="preserve"> de.uni_hildesheim.sse.easy_producer.instantiator.model.artifactModel.</w:t>
        </w:r>
      </w:ins>
    </w:p>
    <w:p w14:paraId="4C70AB09" w14:textId="77777777" w:rsidR="00660CA5" w:rsidRPr="00CD1C8C" w:rsidRDefault="00577D10" w:rsidP="00660CA5">
      <w:pPr>
        <w:autoSpaceDE w:val="0"/>
        <w:autoSpaceDN w:val="0"/>
        <w:adjustRightInd w:val="0"/>
        <w:spacing w:after="0" w:line="240" w:lineRule="auto"/>
        <w:rPr>
          <w:ins w:id="742" w:author="Christian Kröher" w:date="2013-10-07T09:21:00Z"/>
          <w:rFonts w:ascii="Consolas" w:hAnsi="Consolas" w:cs="Consolas"/>
          <w:sz w:val="17"/>
          <w:szCs w:val="17"/>
          <w:lang w:val="en-US"/>
          <w:rPrChange w:id="743" w:author="Christian Kröher" w:date="2013-10-07T09:21:00Z">
            <w:rPr>
              <w:ins w:id="744" w:author="Christian Kröher" w:date="2013-10-07T09:21:00Z"/>
              <w:rFonts w:ascii="Consolas" w:hAnsi="Consolas" w:cs="Consolas"/>
              <w:sz w:val="20"/>
              <w:szCs w:val="20"/>
            </w:rPr>
          </w:rPrChange>
        </w:rPr>
      </w:pPr>
      <w:ins w:id="745" w:author="Christian Kröher" w:date="2013-10-07T10:11:00Z">
        <w:r w:rsidRPr="00CD1C8C">
          <w:rPr>
            <w:rFonts w:ascii="Consolas" w:hAnsi="Consolas" w:cs="Consolas"/>
            <w:color w:val="000000"/>
            <w:sz w:val="17"/>
            <w:szCs w:val="17"/>
            <w:lang w:val="en-US"/>
          </w:rPr>
          <w:tab/>
        </w:r>
      </w:ins>
      <w:ins w:id="746" w:author="Christian Kröher" w:date="2013-10-07T09:21:00Z">
        <w:r w:rsidR="00AF5607" w:rsidRPr="00AF5607">
          <w:rPr>
            <w:rFonts w:ascii="Consolas" w:hAnsi="Consolas" w:cs="Consolas"/>
            <w:color w:val="000000"/>
            <w:sz w:val="17"/>
            <w:szCs w:val="17"/>
            <w:lang w:val="en-US"/>
            <w:rPrChange w:id="747" w:author="Christian Kröher" w:date="2013-10-07T09:21:00Z">
              <w:rPr>
                <w:rFonts w:ascii="Consolas" w:hAnsi="Consolas" w:cs="Consolas"/>
                <w:color w:val="000000"/>
                <w:sz w:val="20"/>
                <w:szCs w:val="20"/>
                <w:u w:val="single"/>
              </w:rPr>
            </w:rPrChange>
          </w:rPr>
          <w:t>DefaultFileArtifactCreator;</w:t>
        </w:r>
      </w:ins>
    </w:p>
    <w:p w14:paraId="195E60A6" w14:textId="77777777" w:rsidR="00660CA5" w:rsidRPr="00CD1C8C" w:rsidRDefault="00AF5607" w:rsidP="00660CA5">
      <w:pPr>
        <w:autoSpaceDE w:val="0"/>
        <w:autoSpaceDN w:val="0"/>
        <w:adjustRightInd w:val="0"/>
        <w:spacing w:after="0" w:line="240" w:lineRule="auto"/>
        <w:rPr>
          <w:ins w:id="748" w:author="Christian Kröher" w:date="2013-10-07T09:21:00Z"/>
          <w:rFonts w:ascii="Consolas" w:hAnsi="Consolas" w:cs="Consolas"/>
          <w:sz w:val="17"/>
          <w:szCs w:val="17"/>
          <w:lang w:val="en-US"/>
          <w:rPrChange w:id="749" w:author="Christian Kröher" w:date="2013-10-07T09:21:00Z">
            <w:rPr>
              <w:ins w:id="750" w:author="Christian Kröher" w:date="2013-10-07T09:21:00Z"/>
              <w:rFonts w:ascii="Consolas" w:hAnsi="Consolas" w:cs="Consolas"/>
              <w:sz w:val="20"/>
              <w:szCs w:val="20"/>
            </w:rPr>
          </w:rPrChange>
        </w:rPr>
      </w:pPr>
      <w:ins w:id="751" w:author="Christian Kröher" w:date="2013-10-07T09:21:00Z">
        <w:r w:rsidRPr="00AF5607">
          <w:rPr>
            <w:rFonts w:ascii="Consolas" w:hAnsi="Consolas" w:cs="Consolas"/>
            <w:b/>
            <w:bCs/>
            <w:color w:val="7F0055"/>
            <w:sz w:val="17"/>
            <w:szCs w:val="17"/>
            <w:lang w:val="en-US"/>
            <w:rPrChange w:id="752"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753" w:author="Christian Kröher" w:date="2013-10-07T09:21:00Z">
              <w:rPr>
                <w:rFonts w:ascii="Consolas" w:hAnsi="Consolas" w:cs="Consolas"/>
                <w:color w:val="000000"/>
                <w:sz w:val="20"/>
                <w:szCs w:val="20"/>
                <w:u w:val="single"/>
              </w:rPr>
            </w:rPrChange>
          </w:rPr>
          <w:t xml:space="preserve"> de.uni_hildesheim.sse.easy_producer.instantiator.model.artifactModel.FileArtifact;</w:t>
        </w:r>
      </w:ins>
    </w:p>
    <w:p w14:paraId="54AE74C1" w14:textId="77777777" w:rsidR="00660CA5" w:rsidRPr="00CD1C8C" w:rsidRDefault="00AF5607" w:rsidP="00660CA5">
      <w:pPr>
        <w:autoSpaceDE w:val="0"/>
        <w:autoSpaceDN w:val="0"/>
        <w:adjustRightInd w:val="0"/>
        <w:spacing w:after="0" w:line="240" w:lineRule="auto"/>
        <w:rPr>
          <w:ins w:id="754" w:author="Christian Kröher" w:date="2013-10-07T09:21:00Z"/>
          <w:rFonts w:ascii="Consolas" w:hAnsi="Consolas" w:cs="Consolas"/>
          <w:sz w:val="17"/>
          <w:szCs w:val="17"/>
          <w:lang w:val="en-US"/>
          <w:rPrChange w:id="755" w:author="Christian Kröher" w:date="2013-10-07T09:21:00Z">
            <w:rPr>
              <w:ins w:id="756" w:author="Christian Kröher" w:date="2013-10-07T09:21:00Z"/>
              <w:rFonts w:ascii="Consolas" w:hAnsi="Consolas" w:cs="Consolas"/>
              <w:sz w:val="20"/>
              <w:szCs w:val="20"/>
            </w:rPr>
          </w:rPrChange>
        </w:rPr>
      </w:pPr>
      <w:ins w:id="757" w:author="Christian Kröher" w:date="2013-10-07T09:21:00Z">
        <w:r w:rsidRPr="00AF5607">
          <w:rPr>
            <w:rFonts w:ascii="Consolas" w:hAnsi="Consolas" w:cs="Consolas"/>
            <w:b/>
            <w:bCs/>
            <w:color w:val="7F0055"/>
            <w:sz w:val="17"/>
            <w:szCs w:val="17"/>
            <w:lang w:val="en-US"/>
            <w:rPrChange w:id="758"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759" w:author="Christian Kröher" w:date="2013-10-07T09:21:00Z">
              <w:rPr>
                <w:rFonts w:ascii="Consolas" w:hAnsi="Consolas" w:cs="Consolas"/>
                <w:color w:val="000000"/>
                <w:sz w:val="20"/>
                <w:szCs w:val="20"/>
                <w:u w:val="single"/>
              </w:rPr>
            </w:rPrChange>
          </w:rPr>
          <w:t xml:space="preserve"> de.uni_hildesheim.sse.easy_producer.instantiator.model.artifactModel.IArtifact;</w:t>
        </w:r>
      </w:ins>
    </w:p>
    <w:p w14:paraId="43C1EFA6" w14:textId="77777777" w:rsidR="00660CA5" w:rsidRPr="00CD1C8C" w:rsidRDefault="00AF5607" w:rsidP="00660CA5">
      <w:pPr>
        <w:autoSpaceDE w:val="0"/>
        <w:autoSpaceDN w:val="0"/>
        <w:adjustRightInd w:val="0"/>
        <w:spacing w:after="0" w:line="240" w:lineRule="auto"/>
        <w:rPr>
          <w:ins w:id="760" w:author="Christian Kröher" w:date="2013-10-07T09:21:00Z"/>
          <w:rFonts w:ascii="Consolas" w:hAnsi="Consolas" w:cs="Consolas"/>
          <w:sz w:val="17"/>
          <w:szCs w:val="17"/>
          <w:lang w:val="en-US"/>
          <w:rPrChange w:id="761" w:author="Christian Kröher" w:date="2013-10-07T09:21:00Z">
            <w:rPr>
              <w:ins w:id="762" w:author="Christian Kröher" w:date="2013-10-07T09:21:00Z"/>
              <w:rFonts w:ascii="Consolas" w:hAnsi="Consolas" w:cs="Consolas"/>
              <w:sz w:val="20"/>
              <w:szCs w:val="20"/>
            </w:rPr>
          </w:rPrChange>
        </w:rPr>
      </w:pPr>
      <w:ins w:id="763" w:author="Christian Kröher" w:date="2013-10-07T09:21:00Z">
        <w:r w:rsidRPr="00AF5607">
          <w:rPr>
            <w:rFonts w:ascii="Consolas" w:hAnsi="Consolas" w:cs="Consolas"/>
            <w:b/>
            <w:bCs/>
            <w:color w:val="7F0055"/>
            <w:sz w:val="17"/>
            <w:szCs w:val="17"/>
            <w:lang w:val="en-US"/>
            <w:rPrChange w:id="764" w:author="Christian Kröher" w:date="2013-10-07T09:21:00Z">
              <w:rPr>
                <w:rFonts w:ascii="Consolas" w:hAnsi="Consolas" w:cs="Consolas"/>
                <w:b/>
                <w:bCs/>
                <w:color w:val="7F0055"/>
                <w:sz w:val="20"/>
                <w:szCs w:val="20"/>
                <w:u w:val="single"/>
              </w:rPr>
            </w:rPrChange>
          </w:rPr>
          <w:t>import</w:t>
        </w:r>
        <w:r w:rsidRPr="00AF5607">
          <w:rPr>
            <w:rFonts w:ascii="Consolas" w:hAnsi="Consolas" w:cs="Consolas"/>
            <w:color w:val="000000"/>
            <w:sz w:val="17"/>
            <w:szCs w:val="17"/>
            <w:lang w:val="en-US"/>
            <w:rPrChange w:id="765" w:author="Christian Kröher" w:date="2013-10-07T09:21:00Z">
              <w:rPr>
                <w:rFonts w:ascii="Consolas" w:hAnsi="Consolas" w:cs="Consolas"/>
                <w:color w:val="000000"/>
                <w:sz w:val="20"/>
                <w:szCs w:val="20"/>
                <w:u w:val="single"/>
              </w:rPr>
            </w:rPrChange>
          </w:rPr>
          <w:t xml:space="preserve"> de.uni_hildesheim.sse.easy_producer.instantiator.model.vilTypes.ArtifactException;</w:t>
        </w:r>
      </w:ins>
    </w:p>
    <w:p w14:paraId="02137D7D" w14:textId="77777777" w:rsidR="00660CA5" w:rsidRPr="00CD1C8C" w:rsidRDefault="00660CA5" w:rsidP="00660CA5">
      <w:pPr>
        <w:autoSpaceDE w:val="0"/>
        <w:autoSpaceDN w:val="0"/>
        <w:adjustRightInd w:val="0"/>
        <w:spacing w:after="0" w:line="240" w:lineRule="auto"/>
        <w:rPr>
          <w:ins w:id="766" w:author="Christian Kröher" w:date="2013-10-07T09:21:00Z"/>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ins w:id="767" w:author="Christian Kröher" w:date="2013-10-07T09:21:00Z"/>
          <w:rFonts w:ascii="Consolas" w:hAnsi="Consolas" w:cs="Consolas"/>
          <w:sz w:val="20"/>
          <w:szCs w:val="20"/>
          <w:lang w:val="en-US"/>
        </w:rPr>
      </w:pPr>
      <w:ins w:id="768" w:author="Christian Kröher" w:date="2013-10-07T09:21:00Z">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ins>
    </w:p>
    <w:p w14:paraId="66813CC7" w14:textId="77777777" w:rsidR="00660CA5" w:rsidRPr="00CD1C8C" w:rsidRDefault="00660CA5" w:rsidP="00660CA5">
      <w:pPr>
        <w:autoSpaceDE w:val="0"/>
        <w:autoSpaceDN w:val="0"/>
        <w:adjustRightInd w:val="0"/>
        <w:spacing w:after="0" w:line="240" w:lineRule="auto"/>
        <w:rPr>
          <w:ins w:id="769" w:author="Christian Kröher" w:date="2013-10-07T09:21:00Z"/>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ins w:id="770" w:author="Christian Kröher" w:date="2013-10-07T09:21:00Z"/>
          <w:rFonts w:ascii="Consolas" w:hAnsi="Consolas" w:cs="Consolas"/>
          <w:sz w:val="20"/>
          <w:szCs w:val="20"/>
          <w:lang w:val="en-US"/>
        </w:rPr>
      </w:pPr>
      <w:ins w:id="771" w:author="Christian Kröher" w:date="2013-10-07T09:22:00Z">
        <w:r w:rsidRPr="00CD1C8C">
          <w:rPr>
            <w:rFonts w:ascii="Consolas" w:hAnsi="Consolas" w:cs="Consolas"/>
            <w:color w:val="000000"/>
            <w:sz w:val="20"/>
            <w:szCs w:val="20"/>
            <w:lang w:val="en-US"/>
          </w:rPr>
          <w:tab/>
        </w:r>
      </w:ins>
      <w:ins w:id="772" w:author="Christian Kröher" w:date="2013-10-07T09:21:00Z">
        <w:r w:rsidR="00660CA5" w:rsidRPr="00CD1C8C">
          <w:rPr>
            <w:rFonts w:ascii="Consolas" w:hAnsi="Consolas" w:cs="Consolas"/>
            <w:color w:val="646464"/>
            <w:sz w:val="20"/>
            <w:szCs w:val="20"/>
            <w:lang w:val="en-US"/>
          </w:rPr>
          <w:t>@Override</w:t>
        </w:r>
      </w:ins>
    </w:p>
    <w:p w14:paraId="79571114" w14:textId="77777777" w:rsidR="00660CA5" w:rsidRPr="00CD1C8C" w:rsidRDefault="00A80643" w:rsidP="00660CA5">
      <w:pPr>
        <w:autoSpaceDE w:val="0"/>
        <w:autoSpaceDN w:val="0"/>
        <w:adjustRightInd w:val="0"/>
        <w:spacing w:after="0" w:line="240" w:lineRule="auto"/>
        <w:rPr>
          <w:ins w:id="773" w:author="Christian Kröher" w:date="2013-10-07T09:21:00Z"/>
          <w:rFonts w:ascii="Consolas" w:hAnsi="Consolas" w:cs="Consolas"/>
          <w:sz w:val="20"/>
          <w:szCs w:val="20"/>
          <w:lang w:val="en-US"/>
        </w:rPr>
      </w:pPr>
      <w:ins w:id="774" w:author="Christian Kröher" w:date="2013-10-07T09:22:00Z">
        <w:r w:rsidRPr="00CD1C8C">
          <w:rPr>
            <w:rFonts w:ascii="Consolas" w:hAnsi="Consolas" w:cs="Consolas"/>
            <w:color w:val="000000"/>
            <w:sz w:val="20"/>
            <w:szCs w:val="20"/>
            <w:lang w:val="en-US"/>
          </w:rPr>
          <w:tab/>
        </w:r>
      </w:ins>
      <w:ins w:id="775" w:author="Christian Kröher" w:date="2013-10-07T09:21:00Z">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ins>
    </w:p>
    <w:p w14:paraId="1C372940" w14:textId="77777777" w:rsidR="00660CA5" w:rsidRPr="00CD1C8C" w:rsidRDefault="00A80643" w:rsidP="00660CA5">
      <w:pPr>
        <w:autoSpaceDE w:val="0"/>
        <w:autoSpaceDN w:val="0"/>
        <w:adjustRightInd w:val="0"/>
        <w:spacing w:after="0" w:line="240" w:lineRule="auto"/>
        <w:rPr>
          <w:ins w:id="776" w:author="Christian Kröher" w:date="2013-10-07T09:21:00Z"/>
          <w:rFonts w:ascii="Consolas" w:hAnsi="Consolas" w:cs="Consolas"/>
          <w:sz w:val="20"/>
          <w:szCs w:val="20"/>
          <w:lang w:val="en-US"/>
        </w:rPr>
      </w:pPr>
      <w:ins w:id="777" w:author="Christian Kröher" w:date="2013-10-07T09:22:00Z">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ins>
      <w:ins w:id="778" w:author="Christian Kröher" w:date="2013-10-07T09:21:00Z">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ins>
    </w:p>
    <w:p w14:paraId="0B362ED5" w14:textId="77777777" w:rsidR="00660CA5" w:rsidRPr="00CD1C8C" w:rsidRDefault="00A80643" w:rsidP="00660CA5">
      <w:pPr>
        <w:autoSpaceDE w:val="0"/>
        <w:autoSpaceDN w:val="0"/>
        <w:adjustRightInd w:val="0"/>
        <w:spacing w:after="0" w:line="240" w:lineRule="auto"/>
        <w:rPr>
          <w:ins w:id="779" w:author="Christian Kröher" w:date="2013-10-07T09:21:00Z"/>
          <w:rFonts w:ascii="Consolas" w:hAnsi="Consolas" w:cs="Consolas"/>
          <w:sz w:val="20"/>
          <w:szCs w:val="20"/>
          <w:lang w:val="en-US"/>
        </w:rPr>
      </w:pPr>
      <w:ins w:id="780" w:author="Christian Kröher" w:date="2013-10-07T09:22:00Z">
        <w:r w:rsidRPr="00CD1C8C">
          <w:rPr>
            <w:rFonts w:ascii="Consolas" w:hAnsi="Consolas" w:cs="Consolas"/>
            <w:color w:val="000000"/>
            <w:sz w:val="20"/>
            <w:szCs w:val="20"/>
            <w:lang w:val="en-US"/>
          </w:rPr>
          <w:tab/>
        </w:r>
      </w:ins>
      <w:ins w:id="781" w:author="Christian Kröher" w:date="2013-10-07T09:21:00Z">
        <w:r w:rsidR="00660CA5" w:rsidRPr="00CD1C8C">
          <w:rPr>
            <w:rFonts w:ascii="Consolas" w:hAnsi="Consolas" w:cs="Consolas"/>
            <w:color w:val="000000"/>
            <w:sz w:val="20"/>
            <w:szCs w:val="20"/>
            <w:lang w:val="en-US"/>
          </w:rPr>
          <w:t>}</w:t>
        </w:r>
      </w:ins>
    </w:p>
    <w:p w14:paraId="38AF45CB" w14:textId="77777777" w:rsidR="00660CA5" w:rsidRPr="00CD1C8C" w:rsidRDefault="00660CA5" w:rsidP="00660CA5">
      <w:pPr>
        <w:autoSpaceDE w:val="0"/>
        <w:autoSpaceDN w:val="0"/>
        <w:adjustRightInd w:val="0"/>
        <w:spacing w:after="0" w:line="240" w:lineRule="auto"/>
        <w:rPr>
          <w:ins w:id="782" w:author="Christian Kröher" w:date="2013-10-07T09:21:00Z"/>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ins w:id="783" w:author="Christian Kröher" w:date="2013-10-07T09:21:00Z"/>
          <w:rFonts w:ascii="Consolas" w:hAnsi="Consolas" w:cs="Consolas"/>
          <w:sz w:val="20"/>
          <w:szCs w:val="20"/>
          <w:lang w:val="en-US"/>
        </w:rPr>
      </w:pPr>
      <w:ins w:id="784" w:author="Christian Kröher" w:date="2013-10-07T09:22:00Z">
        <w:r w:rsidRPr="00CD1C8C">
          <w:rPr>
            <w:rFonts w:ascii="Consolas" w:hAnsi="Consolas" w:cs="Consolas"/>
            <w:color w:val="000000"/>
            <w:sz w:val="20"/>
            <w:szCs w:val="20"/>
            <w:lang w:val="en-US"/>
          </w:rPr>
          <w:tab/>
        </w:r>
      </w:ins>
      <w:ins w:id="785" w:author="Christian Kröher" w:date="2013-10-07T09:21:00Z">
        <w:r w:rsidR="00660CA5" w:rsidRPr="00CD1C8C">
          <w:rPr>
            <w:rFonts w:ascii="Consolas" w:hAnsi="Consolas" w:cs="Consolas"/>
            <w:color w:val="646464"/>
            <w:sz w:val="20"/>
            <w:szCs w:val="20"/>
            <w:lang w:val="en-US"/>
          </w:rPr>
          <w:t>@Override</w:t>
        </w:r>
      </w:ins>
    </w:p>
    <w:p w14:paraId="4A3FB7CD" w14:textId="77777777" w:rsidR="00660CA5" w:rsidRPr="00CD1C8C" w:rsidRDefault="00A80643" w:rsidP="00660CA5">
      <w:pPr>
        <w:autoSpaceDE w:val="0"/>
        <w:autoSpaceDN w:val="0"/>
        <w:adjustRightInd w:val="0"/>
        <w:spacing w:after="0" w:line="240" w:lineRule="auto"/>
        <w:rPr>
          <w:ins w:id="786" w:author="Christian Kröher" w:date="2013-10-07T09:21:00Z"/>
          <w:rFonts w:ascii="Consolas" w:hAnsi="Consolas" w:cs="Consolas"/>
          <w:sz w:val="20"/>
          <w:szCs w:val="20"/>
          <w:lang w:val="en-US"/>
        </w:rPr>
      </w:pPr>
      <w:ins w:id="787" w:author="Christian Kröher" w:date="2013-10-07T09:22:00Z">
        <w:r w:rsidRPr="00CD1C8C">
          <w:rPr>
            <w:rFonts w:ascii="Consolas" w:hAnsi="Consolas" w:cs="Consolas"/>
            <w:color w:val="000000"/>
            <w:sz w:val="20"/>
            <w:szCs w:val="20"/>
            <w:lang w:val="en-US"/>
          </w:rPr>
          <w:tab/>
        </w:r>
      </w:ins>
      <w:ins w:id="788" w:author="Christian Kröher" w:date="2013-10-07T09:21:00Z">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ins>
      <w:ins w:id="789" w:author="Christian Kröher" w:date="2013-10-07T09:22:00Z">
        <w:r w:rsidRPr="00CD1C8C">
          <w:rPr>
            <w:rFonts w:ascii="Consolas" w:hAnsi="Consolas" w:cs="Consolas"/>
            <w:color w:val="000000"/>
            <w:sz w:val="20"/>
            <w:szCs w:val="20"/>
            <w:lang w:val="en-US"/>
          </w:rPr>
          <w:tab/>
          <w:t xml:space="preserve">  </w:t>
        </w:r>
      </w:ins>
      <w:ins w:id="790" w:author="Christian Kröher" w:date="2013-10-07T09:21:00Z">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ins>
    </w:p>
    <w:p w14:paraId="097B0320" w14:textId="77777777" w:rsidR="00660CA5" w:rsidRPr="00CD1C8C" w:rsidRDefault="00A80643" w:rsidP="00660CA5">
      <w:pPr>
        <w:autoSpaceDE w:val="0"/>
        <w:autoSpaceDN w:val="0"/>
        <w:adjustRightInd w:val="0"/>
        <w:spacing w:after="0" w:line="240" w:lineRule="auto"/>
        <w:rPr>
          <w:ins w:id="791" w:author="Christian Kröher" w:date="2013-10-07T09:21:00Z"/>
          <w:rFonts w:ascii="Consolas" w:hAnsi="Consolas" w:cs="Consolas"/>
          <w:sz w:val="20"/>
          <w:szCs w:val="20"/>
          <w:lang w:val="en-US"/>
        </w:rPr>
      </w:pPr>
      <w:ins w:id="792" w:author="Christian Kröher" w:date="2013-10-07T09:22:00Z">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ins>
      <w:ins w:id="793" w:author="Christian Kröher" w:date="2013-10-07T09:21:00Z">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ins>
    </w:p>
    <w:p w14:paraId="4F339952" w14:textId="77777777" w:rsidR="00660CA5" w:rsidRPr="00CD1C8C" w:rsidRDefault="00DD2C32" w:rsidP="00660CA5">
      <w:pPr>
        <w:autoSpaceDE w:val="0"/>
        <w:autoSpaceDN w:val="0"/>
        <w:adjustRightInd w:val="0"/>
        <w:spacing w:after="0" w:line="240" w:lineRule="auto"/>
        <w:rPr>
          <w:ins w:id="794" w:author="Christian Kröher" w:date="2013-10-07T09:21:00Z"/>
          <w:rFonts w:ascii="Consolas" w:hAnsi="Consolas" w:cs="Consolas"/>
          <w:sz w:val="20"/>
          <w:szCs w:val="20"/>
          <w:lang w:val="en-US"/>
        </w:rPr>
      </w:pPr>
      <w:ins w:id="795" w:author="Christian Kröher" w:date="2013-10-07T09:22:00Z">
        <w:r w:rsidRPr="00CD1C8C">
          <w:rPr>
            <w:rFonts w:ascii="Consolas" w:hAnsi="Consolas" w:cs="Consolas"/>
            <w:color w:val="000000"/>
            <w:sz w:val="20"/>
            <w:szCs w:val="20"/>
            <w:lang w:val="en-US"/>
          </w:rPr>
          <w:tab/>
        </w:r>
      </w:ins>
      <w:ins w:id="796" w:author="Christian Kröher" w:date="2013-10-07T09:21:00Z">
        <w:r w:rsidR="00660CA5" w:rsidRPr="00CD1C8C">
          <w:rPr>
            <w:rFonts w:ascii="Consolas" w:hAnsi="Consolas" w:cs="Consolas"/>
            <w:color w:val="000000"/>
            <w:sz w:val="20"/>
            <w:szCs w:val="20"/>
            <w:lang w:val="en-US"/>
          </w:rPr>
          <w:t>}</w:t>
        </w:r>
      </w:ins>
    </w:p>
    <w:p w14:paraId="098DCF8F" w14:textId="77777777" w:rsidR="00660CA5" w:rsidRPr="00CD1C8C" w:rsidRDefault="00660CA5" w:rsidP="00660CA5">
      <w:pPr>
        <w:autoSpaceDE w:val="0"/>
        <w:autoSpaceDN w:val="0"/>
        <w:adjustRightInd w:val="0"/>
        <w:spacing w:after="0" w:line="240" w:lineRule="auto"/>
        <w:rPr>
          <w:ins w:id="797" w:author="Christian Kröher" w:date="2013-10-07T09:21:00Z"/>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ins w:id="798" w:author="Christian Kröher" w:date="2013-10-07T09:21:00Z"/>
          <w:rFonts w:ascii="Consolas" w:hAnsi="Consolas" w:cs="Consolas"/>
          <w:sz w:val="20"/>
          <w:szCs w:val="20"/>
          <w:lang w:val="en-US"/>
        </w:rPr>
      </w:pPr>
      <w:ins w:id="799" w:author="Christian Kröher" w:date="2013-10-07T09:23:00Z">
        <w:r w:rsidRPr="00CD1C8C">
          <w:rPr>
            <w:rFonts w:ascii="Consolas" w:hAnsi="Consolas" w:cs="Consolas"/>
            <w:color w:val="000000"/>
            <w:sz w:val="20"/>
            <w:szCs w:val="20"/>
            <w:lang w:val="en-US"/>
          </w:rPr>
          <w:tab/>
        </w:r>
      </w:ins>
      <w:ins w:id="800" w:author="Christian Kröher" w:date="2013-10-07T09:21:00Z">
        <w:r w:rsidR="00660CA5" w:rsidRPr="00CD1C8C">
          <w:rPr>
            <w:rFonts w:ascii="Consolas" w:hAnsi="Consolas" w:cs="Consolas"/>
            <w:color w:val="646464"/>
            <w:sz w:val="20"/>
            <w:szCs w:val="20"/>
            <w:lang w:val="en-US"/>
          </w:rPr>
          <w:t>@Override</w:t>
        </w:r>
      </w:ins>
    </w:p>
    <w:p w14:paraId="2CB2F2D4" w14:textId="77777777" w:rsidR="00660CA5" w:rsidRPr="00CD1C8C" w:rsidRDefault="00DD2C32" w:rsidP="00660CA5">
      <w:pPr>
        <w:autoSpaceDE w:val="0"/>
        <w:autoSpaceDN w:val="0"/>
        <w:adjustRightInd w:val="0"/>
        <w:spacing w:after="0" w:line="240" w:lineRule="auto"/>
        <w:rPr>
          <w:ins w:id="801" w:author="Christian Kröher" w:date="2013-10-07T09:21:00Z"/>
          <w:rFonts w:ascii="Consolas" w:hAnsi="Consolas" w:cs="Consolas"/>
          <w:sz w:val="20"/>
          <w:szCs w:val="20"/>
          <w:lang w:val="en-US"/>
        </w:rPr>
      </w:pPr>
      <w:ins w:id="802" w:author="Christian Kröher" w:date="2013-10-07T09:23:00Z">
        <w:r w:rsidRPr="00CD1C8C">
          <w:rPr>
            <w:rFonts w:ascii="Consolas" w:hAnsi="Consolas" w:cs="Consolas"/>
            <w:b/>
            <w:bCs/>
            <w:color w:val="7F0055"/>
            <w:sz w:val="20"/>
            <w:szCs w:val="20"/>
            <w:lang w:val="en-US"/>
          </w:rPr>
          <w:tab/>
        </w:r>
      </w:ins>
      <w:ins w:id="803" w:author="Christian Kröher" w:date="2013-10-07T09:21:00Z">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ins>
    </w:p>
    <w:p w14:paraId="681A7CCA" w14:textId="77777777" w:rsidR="00660CA5" w:rsidRPr="00CD1C8C" w:rsidRDefault="00DD2C32" w:rsidP="00660CA5">
      <w:pPr>
        <w:autoSpaceDE w:val="0"/>
        <w:autoSpaceDN w:val="0"/>
        <w:adjustRightInd w:val="0"/>
        <w:spacing w:after="0" w:line="240" w:lineRule="auto"/>
        <w:rPr>
          <w:ins w:id="804" w:author="Christian Kröher" w:date="2013-10-07T09:21:00Z"/>
          <w:rFonts w:ascii="Consolas" w:hAnsi="Consolas" w:cs="Consolas"/>
          <w:sz w:val="20"/>
          <w:szCs w:val="20"/>
          <w:lang w:val="en-US"/>
        </w:rPr>
      </w:pPr>
      <w:ins w:id="805" w:author="Christian Kröher" w:date="2013-10-07T09:23:00Z">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ins>
      <w:ins w:id="806" w:author="Christian Kröher" w:date="2013-10-07T09:21:00Z">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ins>
      <w:ins w:id="807" w:author="Christian Kröher" w:date="2013-10-07T09:46:00Z">
        <w:r w:rsidR="009605B8" w:rsidRPr="00CD1C8C">
          <w:rPr>
            <w:rFonts w:ascii="Consolas" w:hAnsi="Consolas" w:cs="Consolas"/>
            <w:color w:val="000000"/>
            <w:sz w:val="20"/>
            <w:szCs w:val="20"/>
            <w:lang w:val="en-US"/>
          </w:rPr>
          <w:t>Example</w:t>
        </w:r>
      </w:ins>
      <w:ins w:id="808" w:author="Christian Kröher" w:date="2013-10-07T09:21:00Z">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ins>
    </w:p>
    <w:p w14:paraId="5B32400D" w14:textId="77777777" w:rsidR="00660CA5" w:rsidRPr="00CD1C8C" w:rsidRDefault="00DD2C32" w:rsidP="00660CA5">
      <w:pPr>
        <w:autoSpaceDE w:val="0"/>
        <w:autoSpaceDN w:val="0"/>
        <w:adjustRightInd w:val="0"/>
        <w:spacing w:after="0" w:line="240" w:lineRule="auto"/>
        <w:rPr>
          <w:ins w:id="809" w:author="Christian Kröher" w:date="2013-10-07T09:21:00Z"/>
          <w:rFonts w:ascii="Consolas" w:hAnsi="Consolas" w:cs="Consolas"/>
          <w:sz w:val="20"/>
          <w:szCs w:val="20"/>
          <w:lang w:val="en-US"/>
        </w:rPr>
      </w:pPr>
      <w:ins w:id="810" w:author="Christian Kröher" w:date="2013-10-07T09:23:00Z">
        <w:r w:rsidRPr="00CD1C8C">
          <w:rPr>
            <w:rFonts w:ascii="Consolas" w:hAnsi="Consolas" w:cs="Consolas"/>
            <w:color w:val="000000"/>
            <w:sz w:val="20"/>
            <w:szCs w:val="20"/>
            <w:lang w:val="en-US"/>
          </w:rPr>
          <w:tab/>
        </w:r>
      </w:ins>
      <w:ins w:id="811" w:author="Christian Kröher" w:date="2013-10-07T09:21:00Z">
        <w:r w:rsidR="00660CA5" w:rsidRPr="00CD1C8C">
          <w:rPr>
            <w:rFonts w:ascii="Consolas" w:hAnsi="Consolas" w:cs="Consolas"/>
            <w:color w:val="000000"/>
            <w:sz w:val="20"/>
            <w:szCs w:val="20"/>
            <w:lang w:val="en-US"/>
          </w:rPr>
          <w:t>}</w:t>
        </w:r>
      </w:ins>
    </w:p>
    <w:p w14:paraId="31D0176D" w14:textId="77777777" w:rsidR="00EF2383" w:rsidRDefault="00660CA5" w:rsidP="00660CA5">
      <w:pPr>
        <w:jc w:val="both"/>
        <w:rPr>
          <w:ins w:id="812" w:author="Christian Kröher" w:date="2013-10-07T09:04:00Z"/>
          <w:rFonts w:ascii="Candara" w:hAnsi="Candara"/>
          <w:noProof/>
          <w:lang w:val="en-GB"/>
        </w:rPr>
      </w:pPr>
      <w:ins w:id="813" w:author="Christian Kröher" w:date="2013-10-07T09:21:00Z">
        <w:r w:rsidRPr="00CD1C8C">
          <w:rPr>
            <w:rFonts w:ascii="Consolas" w:hAnsi="Consolas" w:cs="Consolas"/>
            <w:color w:val="000000"/>
            <w:sz w:val="20"/>
            <w:szCs w:val="20"/>
            <w:lang w:val="en-US"/>
          </w:rPr>
          <w:t>}</w:t>
        </w:r>
      </w:ins>
    </w:p>
    <w:p w14:paraId="171F8F3C" w14:textId="77777777" w:rsidR="00EF2383" w:rsidRDefault="00C62422" w:rsidP="009D06F9">
      <w:pPr>
        <w:jc w:val="both"/>
        <w:rPr>
          <w:ins w:id="814" w:author="Christian Kröher" w:date="2013-10-07T09:04:00Z"/>
          <w:rFonts w:ascii="Candara" w:hAnsi="Candara"/>
          <w:noProof/>
          <w:lang w:val="en-GB"/>
        </w:rPr>
      </w:pPr>
      <w:ins w:id="815" w:author="Christian Kröher" w:date="2013-10-07T09:48:00Z">
        <w:r w:rsidRPr="002A5A72">
          <w:rPr>
            <w:rFonts w:ascii="Candara" w:hAnsi="Candara"/>
            <w:noProof/>
            <w:lang w:val="en-GB"/>
          </w:rPr>
          <w:t>We will now discuss each of these methods in detail:</w:t>
        </w:r>
      </w:ins>
    </w:p>
    <w:p w14:paraId="30C6B415" w14:textId="77777777" w:rsidR="00C62422" w:rsidRDefault="00C62422" w:rsidP="00C62422">
      <w:pPr>
        <w:pStyle w:val="ListParagraph"/>
        <w:numPr>
          <w:ilvl w:val="0"/>
          <w:numId w:val="14"/>
        </w:numPr>
        <w:jc w:val="both"/>
        <w:rPr>
          <w:ins w:id="816" w:author="Christian Kröher" w:date="2013-10-07T09:48:00Z"/>
          <w:rFonts w:ascii="Candara" w:hAnsi="Candara"/>
          <w:noProof/>
          <w:lang w:val="en-GB"/>
        </w:rPr>
      </w:pPr>
      <w:ins w:id="817" w:author="Christian Kröher" w:date="2013-10-07T09:48:00Z">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ins>
      <w:ins w:id="818" w:author="Christian Kröher" w:date="2013-10-07T09:53:00Z">
        <w:r w:rsidR="00627473">
          <w:rPr>
            <w:rFonts w:ascii="Candara" w:hAnsi="Candara"/>
            <w:noProof/>
            <w:lang w:val="en-GB"/>
          </w:rPr>
          <w:t>This method m</w:t>
        </w:r>
        <w:r w:rsidR="00627473" w:rsidRPr="00627473">
          <w:rPr>
            <w:rFonts w:ascii="Candara" w:hAnsi="Candara"/>
            <w:noProof/>
            <w:lang w:val="en-GB"/>
          </w:rPr>
          <w:t>ay specify additional properties of a file</w:t>
        </w:r>
      </w:ins>
      <w:ins w:id="819" w:author="Christian Kröher" w:date="2013-10-07T09:54:00Z">
        <w:r w:rsidR="00627473">
          <w:rPr>
            <w:rFonts w:ascii="Candara" w:hAnsi="Candara"/>
            <w:noProof/>
            <w:lang w:val="en-GB"/>
          </w:rPr>
          <w:t xml:space="preserve"> that must be fullfilled in order to </w:t>
        </w:r>
      </w:ins>
      <w:ins w:id="820" w:author="Christian Kröher" w:date="2013-10-07T09:55:00Z">
        <w:r w:rsidR="00627473">
          <w:rPr>
            <w:rFonts w:ascii="Candara" w:hAnsi="Candara"/>
            <w:noProof/>
            <w:lang w:val="en-GB"/>
          </w:rPr>
          <w:t xml:space="preserve">define the file as representable by this artefact type (the </w:t>
        </w:r>
        <w:r w:rsidR="00AF5607" w:rsidRPr="00AF5607">
          <w:rPr>
            <w:rFonts w:ascii="Candara" w:hAnsi="Candara"/>
            <w:b/>
            <w:noProof/>
            <w:lang w:val="en-GB"/>
            <w:rPrChange w:id="821" w:author="Christian Kröher" w:date="2013-10-07T09:55:00Z">
              <w:rPr>
                <w:rFonts w:ascii="Candara" w:hAnsi="Candara"/>
                <w:noProof/>
                <w:color w:val="2516EA" w:themeColor="hyperlink"/>
                <w:u w:val="single"/>
                <w:lang w:val="en-GB"/>
              </w:rPr>
            </w:rPrChange>
          </w:rPr>
          <w:t>ExampleArtifact</w:t>
        </w:r>
        <w:r w:rsidR="00627473">
          <w:rPr>
            <w:rFonts w:ascii="Candara" w:hAnsi="Candara"/>
            <w:noProof/>
            <w:lang w:val="en-GB"/>
          </w:rPr>
          <w:t xml:space="preserve"> in this case)</w:t>
        </w:r>
      </w:ins>
      <w:ins w:id="822" w:author="Christian Kröher" w:date="2013-10-07T09:53:00Z">
        <w:r w:rsidR="00627473" w:rsidRPr="00627473">
          <w:rPr>
            <w:rFonts w:ascii="Candara" w:hAnsi="Candara"/>
            <w:noProof/>
            <w:lang w:val="en-GB"/>
          </w:rPr>
          <w:t>. It is already guaranteed that the passed file is a file and not a directory.</w:t>
        </w:r>
      </w:ins>
      <w:ins w:id="823" w:author="Christian Kröher" w:date="2013-10-07T09:50:00Z">
        <w:r>
          <w:rPr>
            <w:rFonts w:ascii="Candara" w:hAnsi="Candara"/>
            <w:noProof/>
            <w:lang w:val="en-GB"/>
          </w:rPr>
          <w:t xml:space="preserve"> In our ex</w:t>
        </w:r>
        <w:del w:id="824" w:author="El-Sharkawy" w:date="2013-10-15T08:42:00Z">
          <w:r w:rsidDel="00810AC0">
            <w:rPr>
              <w:rFonts w:ascii="Candara" w:hAnsi="Candara"/>
              <w:noProof/>
              <w:lang w:val="en-GB"/>
            </w:rPr>
            <w:delText>m</w:delText>
          </w:r>
        </w:del>
        <w:r>
          <w:rPr>
            <w:rFonts w:ascii="Candara" w:hAnsi="Candara"/>
            <w:noProof/>
            <w:lang w:val="en-GB"/>
          </w:rPr>
          <w:t>a</w:t>
        </w:r>
      </w:ins>
      <w:ins w:id="825" w:author="El-Sharkawy" w:date="2013-10-15T08:42:00Z">
        <w:r w:rsidR="00810AC0">
          <w:rPr>
            <w:rFonts w:ascii="Candara" w:hAnsi="Candara"/>
            <w:noProof/>
            <w:lang w:val="en-GB"/>
          </w:rPr>
          <w:t>m</w:t>
        </w:r>
      </w:ins>
      <w:ins w:id="826" w:author="Christian Kröher" w:date="2013-10-07T09:50:00Z">
        <w:r>
          <w:rPr>
            <w:rFonts w:ascii="Candara" w:hAnsi="Candara"/>
            <w:noProof/>
            <w:lang w:val="en-GB"/>
          </w:rPr>
          <w:t xml:space="preserve">ple, we will check </w:t>
        </w:r>
      </w:ins>
      <w:ins w:id="827" w:author="Christian Kröher" w:date="2013-10-07T09:51:00Z">
        <w:r>
          <w:rPr>
            <w:rFonts w:ascii="Candara" w:hAnsi="Candara"/>
            <w:noProof/>
            <w:lang w:val="en-GB"/>
          </w:rPr>
          <w:t>whether the suffix of the given file matches “</w:t>
        </w:r>
        <w:r w:rsidR="00AF5607" w:rsidRPr="00AF5607">
          <w:rPr>
            <w:rFonts w:ascii="Candara" w:hAnsi="Candara"/>
            <w:i/>
            <w:noProof/>
            <w:lang w:val="en-GB"/>
            <w:rPrChange w:id="828" w:author="Christian Kröher" w:date="2013-10-07T09:51:00Z">
              <w:rPr>
                <w:rFonts w:ascii="Candara" w:hAnsi="Candara"/>
                <w:noProof/>
                <w:color w:val="2516EA" w:themeColor="hyperlink"/>
                <w:u w:val="single"/>
                <w:lang w:val="en-GB"/>
              </w:rPr>
            </w:rPrChange>
          </w:rPr>
          <w:t>.ex</w:t>
        </w:r>
        <w:del w:id="829" w:author="El-Sharkawy" w:date="2013-10-15T08:43:00Z">
          <w:r w:rsidR="00AF5607" w:rsidRPr="00AF5607" w:rsidDel="00810AC0">
            <w:rPr>
              <w:rFonts w:ascii="Candara" w:hAnsi="Candara"/>
              <w:i/>
              <w:noProof/>
              <w:lang w:val="en-GB"/>
              <w:rPrChange w:id="830" w:author="Christian Kröher" w:date="2013-10-07T09:51:00Z">
                <w:rPr>
                  <w:rFonts w:ascii="Candara" w:hAnsi="Candara"/>
                  <w:noProof/>
                  <w:color w:val="2516EA" w:themeColor="hyperlink"/>
                  <w:u w:val="single"/>
                  <w:lang w:val="en-GB"/>
                </w:rPr>
              </w:rPrChange>
            </w:rPr>
            <w:delText>m</w:delText>
          </w:r>
        </w:del>
        <w:r w:rsidR="00AF5607" w:rsidRPr="00AF5607">
          <w:rPr>
            <w:rFonts w:ascii="Candara" w:hAnsi="Candara"/>
            <w:i/>
            <w:noProof/>
            <w:lang w:val="en-GB"/>
            <w:rPrChange w:id="831" w:author="Christian Kröher" w:date="2013-10-07T09:51:00Z">
              <w:rPr>
                <w:rFonts w:ascii="Candara" w:hAnsi="Candara"/>
                <w:noProof/>
                <w:color w:val="2516EA" w:themeColor="hyperlink"/>
                <w:u w:val="single"/>
                <w:lang w:val="en-GB"/>
              </w:rPr>
            </w:rPrChange>
          </w:rPr>
          <w:t>a</w:t>
        </w:r>
      </w:ins>
      <w:ins w:id="832" w:author="El-Sharkawy" w:date="2013-10-15T08:43:00Z">
        <w:r w:rsidR="00810AC0">
          <w:rPr>
            <w:rFonts w:ascii="Candara" w:hAnsi="Candara"/>
            <w:i/>
            <w:noProof/>
            <w:lang w:val="en-GB"/>
          </w:rPr>
          <w:t>m</w:t>
        </w:r>
      </w:ins>
      <w:ins w:id="833" w:author="Christian Kröher" w:date="2013-10-07T09:51:00Z">
        <w:r w:rsidR="00AF5607" w:rsidRPr="00AF5607">
          <w:rPr>
            <w:rFonts w:ascii="Candara" w:hAnsi="Candara"/>
            <w:i/>
            <w:noProof/>
            <w:lang w:val="en-GB"/>
            <w:rPrChange w:id="834" w:author="Christian Kröher" w:date="2013-10-07T09:51:00Z">
              <w:rPr>
                <w:rFonts w:ascii="Candara" w:hAnsi="Candara"/>
                <w:noProof/>
                <w:color w:val="2516EA" w:themeColor="hyperlink"/>
                <w:u w:val="single"/>
                <w:lang w:val="en-GB"/>
              </w:rPr>
            </w:rPrChange>
          </w:rPr>
          <w:t>ple</w:t>
        </w:r>
        <w:r>
          <w:rPr>
            <w:rFonts w:ascii="Candara" w:hAnsi="Candara"/>
            <w:noProof/>
            <w:lang w:val="en-GB"/>
          </w:rPr>
          <w:t>”.</w:t>
        </w:r>
      </w:ins>
    </w:p>
    <w:p w14:paraId="51F767D0" w14:textId="77777777" w:rsidR="00C62422" w:rsidRDefault="00C62422" w:rsidP="00C62422">
      <w:pPr>
        <w:pStyle w:val="ListParagraph"/>
        <w:numPr>
          <w:ilvl w:val="0"/>
          <w:numId w:val="14"/>
        </w:numPr>
        <w:jc w:val="both"/>
        <w:rPr>
          <w:ins w:id="835" w:author="Christian Kröher" w:date="2013-10-07T09:48:00Z"/>
          <w:rFonts w:ascii="Candara" w:hAnsi="Candara"/>
          <w:noProof/>
          <w:lang w:val="en-GB"/>
        </w:rPr>
      </w:pPr>
      <w:ins w:id="836" w:author="Christian Kröher" w:date="2013-10-07T09:48:00Z">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w:t>
        </w:r>
      </w:ins>
      <w:ins w:id="837" w:author="Christian Kröher" w:date="2013-10-07T09:49:00Z">
        <w:r>
          <w:rPr>
            <w:rFonts w:ascii="Candara" w:hAnsi="Candara"/>
            <w:noProof/>
            <w:lang w:val="en-GB"/>
          </w:rPr>
          <w:t>This method creates a new instance of the artefact</w:t>
        </w:r>
      </w:ins>
      <w:ins w:id="838" w:author="Christian Kröher" w:date="2013-10-07T09:56:00Z">
        <w:r w:rsidR="002249D9">
          <w:rPr>
            <w:rFonts w:ascii="Candara" w:hAnsi="Candara"/>
            <w:noProof/>
            <w:lang w:val="en-GB"/>
          </w:rPr>
          <w:t xml:space="preserve"> type</w:t>
        </w:r>
      </w:ins>
      <w:ins w:id="839" w:author="Christian Kröher" w:date="2013-10-07T09:57:00Z">
        <w:r w:rsidR="002249D9">
          <w:rPr>
            <w:rFonts w:ascii="Candara" w:hAnsi="Candara"/>
            <w:noProof/>
            <w:lang w:val="en-GB"/>
          </w:rPr>
          <w:t xml:space="preserve"> based on the passed (real) artefact</w:t>
        </w:r>
      </w:ins>
      <w:ins w:id="840" w:author="Christian Kröher" w:date="2013-10-07T09:49:00Z">
        <w:r>
          <w:rPr>
            <w:rFonts w:ascii="Candara" w:hAnsi="Candara"/>
            <w:noProof/>
            <w:lang w:val="en-GB"/>
          </w:rPr>
          <w:t>.</w:t>
        </w:r>
      </w:ins>
    </w:p>
    <w:p w14:paraId="1B567CC4" w14:textId="77777777" w:rsidR="00C62422" w:rsidRDefault="00C62422" w:rsidP="00C62422">
      <w:pPr>
        <w:pStyle w:val="ListParagraph"/>
        <w:numPr>
          <w:ilvl w:val="0"/>
          <w:numId w:val="14"/>
        </w:numPr>
        <w:jc w:val="both"/>
        <w:rPr>
          <w:ins w:id="841" w:author="Christian Kröher" w:date="2013-10-07T09:48:00Z"/>
          <w:rFonts w:ascii="Candara" w:hAnsi="Candara"/>
          <w:noProof/>
          <w:lang w:val="en-GB"/>
        </w:rPr>
      </w:pPr>
      <w:ins w:id="842" w:author="Christian Kröher" w:date="2013-10-07T09:48:00Z">
        <w:r>
          <w:rPr>
            <w:rFonts w:ascii="Candara" w:hAnsi="Candara"/>
            <w:b/>
            <w:noProof/>
            <w:lang w:val="en-GB"/>
          </w:rPr>
          <w:t>getArtifactClass:</w:t>
        </w:r>
        <w:r>
          <w:rPr>
            <w:rFonts w:ascii="Candara" w:hAnsi="Candara"/>
            <w:noProof/>
            <w:lang w:val="en-GB"/>
          </w:rPr>
          <w:t xml:space="preserve"> This method return the class that implements the artefact.</w:t>
        </w:r>
      </w:ins>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77777777"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del w:id="843" w:author="Christian Kröher" w:date="2013-10-07T10:13:00Z">
        <w:r w:rsidDel="00DA3512">
          <w:rPr>
            <w:rFonts w:ascii="Candara" w:hAnsi="Candara"/>
            <w:noProof/>
            <w:lang w:val="en-GB"/>
          </w:rPr>
          <w:delText xml:space="preserve"> In t</w:delText>
        </w:r>
      </w:del>
      <w:ins w:id="844" w:author="Christian Kröher" w:date="2013-10-07T10:13:00Z">
        <w:r w:rsidR="00DA3512">
          <w:rPr>
            <w:rFonts w:ascii="Candara" w:hAnsi="Candara"/>
            <w:noProof/>
            <w:lang w:val="en-GB"/>
          </w:rPr>
          <w:t xml:space="preserve"> T</w:t>
        </w:r>
      </w:ins>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D1C8C">
        <w:rPr>
          <w:rFonts w:ascii="Candara" w:hAnsi="Candara"/>
          <w:noProof/>
          <w:lang w:val="en-GB"/>
        </w:rPr>
        <w:t>3.1.4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845" w:name="_Ref333933811"/>
      <w:bookmarkStart w:id="846" w:name="_Toc506730197"/>
      <w:r w:rsidRPr="002A5A72">
        <w:rPr>
          <w:noProof/>
          <w:lang w:val="en-GB"/>
        </w:rPr>
        <w:lastRenderedPageBreak/>
        <w:t>Implementing a New Reasoner</w:t>
      </w:r>
      <w:bookmarkEnd w:id="845"/>
      <w:bookmarkEnd w:id="846"/>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847" w:name="_Toc506730198"/>
      <w:r w:rsidRPr="002A5A72">
        <w:rPr>
          <w:noProof/>
          <w:lang w:val="en-GB"/>
        </w:rPr>
        <w:t>Eclipse Plug-in Project Creation and Configuration for New Reasoners</w:t>
      </w:r>
      <w:bookmarkEnd w:id="847"/>
    </w:p>
    <w:p w14:paraId="5851A32A" w14:textId="77777777"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77777777"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693C0230" w14:textId="77777777"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3E2CD5C3" w14:textId="77777777"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59116A03" w14:textId="77777777"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w:t>
      </w:r>
      <w:del w:id="848" w:author="El-Sharkawy" w:date="2013-10-15T08:43:00Z">
        <w:r w:rsidRPr="002A5A72" w:rsidDel="00810AC0">
          <w:rPr>
            <w:rFonts w:ascii="Candara" w:hAnsi="Candara"/>
            <w:noProof/>
            <w:lang w:val="en-GB"/>
          </w:rPr>
          <w:delText>m</w:delText>
        </w:r>
      </w:del>
      <w:r w:rsidRPr="002A5A72">
        <w:rPr>
          <w:rFonts w:ascii="Candara" w:hAnsi="Candara"/>
          <w:noProof/>
          <w:lang w:val="en-GB"/>
        </w:rPr>
        <w:t>a</w:t>
      </w:r>
      <w:ins w:id="849" w:author="El-Sharkawy" w:date="2013-10-15T08:43:00Z">
        <w:r w:rsidR="00810AC0">
          <w:rPr>
            <w:rFonts w:ascii="Candara" w:hAnsi="Candara"/>
            <w:noProof/>
            <w:lang w:val="en-GB"/>
          </w:rPr>
          <w:t>m</w:t>
        </w:r>
      </w:ins>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3.3.2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6"/>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CD1C8C">
        <w:rPr>
          <w:rFonts w:ascii="Candara" w:hAnsi="Candara"/>
          <w:noProof/>
          <w:lang w:val="en-GB"/>
        </w:rPr>
        <w:t>3.1.2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850" w:name="_Ref368655582"/>
      <w:bookmarkStart w:id="851" w:name="_Toc506730199"/>
      <w:r w:rsidRPr="002A5A72">
        <w:rPr>
          <w:noProof/>
          <w:lang w:val="en-GB"/>
        </w:rPr>
        <w:t>Reasoner Implementation</w:t>
      </w:r>
      <w:bookmarkEnd w:id="850"/>
      <w:bookmarkEnd w:id="851"/>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77777777"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w:t>
      </w:r>
      <w:del w:id="852" w:author="El-Sharkawy" w:date="2013-10-15T08:43:00Z">
        <w:r w:rsidRPr="002A5A72" w:rsidDel="00810AC0">
          <w:rPr>
            <w:rFonts w:ascii="Candara" w:hAnsi="Candara"/>
            <w:noProof/>
            <w:lang w:val="en-GB"/>
          </w:rPr>
          <w:delText>m</w:delText>
        </w:r>
      </w:del>
      <w:r w:rsidRPr="002A5A72">
        <w:rPr>
          <w:rFonts w:ascii="Candara" w:hAnsi="Candara"/>
          <w:noProof/>
          <w:lang w:val="en-GB"/>
        </w:rPr>
        <w:t>a</w:t>
      </w:r>
      <w:ins w:id="853" w:author="El-Sharkawy" w:date="2013-10-15T08:43:00Z">
        <w:r w:rsidR="00810AC0">
          <w:rPr>
            <w:rFonts w:ascii="Candara" w:hAnsi="Candara"/>
            <w:noProof/>
            <w:lang w:val="en-GB"/>
          </w:rPr>
          <w:t>m</w:t>
        </w:r>
      </w:ins>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ins w:id="854" w:author="Holger Eichelberger" w:date="2018-02-18T15:52:00Z"/>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ins w:id="855" w:author="Holger Eichelberger" w:date="2018-02-18T15:52:00Z">
        <w:r>
          <w:rPr>
            <w:rFonts w:ascii="Candara" w:hAnsi="Candara"/>
            <w:noProof/>
            <w:lang w:val="en-GB"/>
          </w:rPr>
          <w:t xml:space="preserve">Reasoner descriptors shall declare the capabililities of the described reasoner. </w:t>
        </w:r>
      </w:ins>
      <w:ins w:id="856" w:author="Holger Eichelberger" w:date="2018-02-18T15:53:00Z">
        <w:r>
          <w:rPr>
            <w:rFonts w:ascii="Candara" w:hAnsi="Candara"/>
            <w:noProof/>
            <w:lang w:val="en-GB"/>
          </w:rPr>
          <w:t>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w:t>
        </w:r>
      </w:ins>
      <w:ins w:id="857" w:author="Holger Eichelberger" w:date="2018-02-18T15:54:00Z">
        <w:r>
          <w:rPr>
            <w:rFonts w:ascii="Candara" w:hAnsi="Candara"/>
            <w:noProof/>
            <w:lang w:val="en-GB"/>
          </w:rPr>
          <w:t xml:space="preserve"> selected by the user</w:t>
        </w:r>
      </w:ins>
      <w:ins w:id="858" w:author="Holger Eichelberger" w:date="2018-02-18T15:53:00Z">
        <w:r>
          <w:rPr>
            <w:rFonts w:ascii="Candara" w:hAnsi="Candara"/>
            <w:noProof/>
            <w:lang w:val="en-GB"/>
          </w:rPr>
          <w:t>.</w:t>
        </w:r>
      </w:ins>
    </w:p>
    <w:p w14:paraId="43AAFA3C" w14:textId="77777777" w:rsidR="00EB1183" w:rsidRPr="00EB1183" w:rsidRDefault="00EB1183" w:rsidP="00EB1183">
      <w:pPr>
        <w:pStyle w:val="ListParagraph"/>
        <w:jc w:val="both"/>
        <w:rPr>
          <w:ins w:id="859" w:author="Holger Eichelberger" w:date="2018-02-18T15:52:00Z"/>
          <w:rFonts w:ascii="Candara" w:hAnsi="Candara"/>
          <w:noProof/>
          <w:lang w:val="en-GB"/>
          <w:rPrChange w:id="860" w:author="Holger Eichelberger" w:date="2018-02-18T15:52:00Z">
            <w:rPr>
              <w:ins w:id="861" w:author="Holger Eichelberger" w:date="2018-02-18T15:52:00Z"/>
              <w:rFonts w:ascii="Candara" w:hAnsi="Candara"/>
              <w:i/>
              <w:noProof/>
              <w:lang w:val="en-GB"/>
            </w:rPr>
          </w:rPrChange>
        </w:rPr>
        <w:pPrChange w:id="862" w:author="Holger Eichelberger" w:date="2018-02-18T15:52:00Z">
          <w:pPr>
            <w:pStyle w:val="ListParagraph"/>
            <w:numPr>
              <w:numId w:val="19"/>
            </w:numPr>
            <w:ind w:hanging="360"/>
            <w:jc w:val="both"/>
          </w:pPr>
        </w:pPrChange>
      </w:pPr>
    </w:p>
    <w:p w14:paraId="55D7509D" w14:textId="0ADFB838"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w:t>
      </w:r>
      <w:del w:id="863" w:author="El-Sharkawy" w:date="2013-10-15T08:43:00Z">
        <w:r w:rsidR="00E053D4" w:rsidRPr="002A5A72" w:rsidDel="00810AC0">
          <w:rPr>
            <w:rFonts w:ascii="Candara" w:hAnsi="Candara"/>
            <w:noProof/>
            <w:lang w:val="en-GB"/>
          </w:rPr>
          <w:delText>m</w:delText>
        </w:r>
      </w:del>
      <w:r w:rsidR="00E053D4" w:rsidRPr="002A5A72">
        <w:rPr>
          <w:rFonts w:ascii="Candara" w:hAnsi="Candara"/>
          <w:noProof/>
          <w:lang w:val="en-GB"/>
        </w:rPr>
        <w:t>a</w:t>
      </w:r>
      <w:ins w:id="864" w:author="El-Sharkawy" w:date="2013-10-15T08:43:00Z">
        <w:r w:rsidR="00810AC0">
          <w:rPr>
            <w:rFonts w:ascii="Candara" w:hAnsi="Candara"/>
            <w:noProof/>
            <w:lang w:val="en-GB"/>
          </w:rPr>
          <w:t>m</w:t>
        </w:r>
      </w:ins>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ins w:id="865" w:author="Holger Eichelberger" w:date="2018-02-18T15:51:00Z"/>
          <w:rFonts w:ascii="Candara" w:hAnsi="Candara"/>
          <w:noProof/>
          <w:lang w:val="en-GB"/>
        </w:rPr>
      </w:pPr>
      <w:ins w:id="866" w:author="Holger Eichelberger" w:date="2018-02-18T15:51:00Z">
        <w:r>
          <w:rPr>
            <w:rFonts w:ascii="Candara" w:hAnsi="Candara"/>
            <w:noProof/>
            <w:lang w:val="en-GB"/>
          </w:rPr>
          <w:t xml:space="preserve">Recently, we added capabilities to obtain a reasoner instance for a given project and reasoner configuration. Reasoner instances shall facilitate the re-use of internal structures in incremental reasoning and speed up reasoning operations. </w:t>
        </w:r>
      </w:ins>
      <w:ins w:id="867" w:author="Holger Eichelberger" w:date="2018-02-18T15:52:00Z">
        <w:r>
          <w:rPr>
            <w:rFonts w:ascii="Candara" w:hAnsi="Candara"/>
            <w:noProof/>
            <w:lang w:val="en-GB"/>
          </w:rPr>
          <w:t>A reasoner instance may be interrupted by the user.</w:t>
        </w:r>
      </w:ins>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7"/>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09E6FE6A" w14:textId="77777777" w:rsidR="00F5423C" w:rsidRPr="002A5A72" w:rsidRDefault="00F5423C" w:rsidP="00F5423C">
      <w:pPr>
        <w:pStyle w:val="Heading3"/>
        <w:rPr>
          <w:noProof/>
          <w:lang w:val="en-GB"/>
        </w:rPr>
      </w:pPr>
      <w:bookmarkStart w:id="868" w:name="_Ref368657392"/>
      <w:bookmarkStart w:id="869" w:name="_Toc506730200"/>
      <w:r w:rsidRPr="002A5A72">
        <w:rPr>
          <w:noProof/>
          <w:lang w:val="en-GB"/>
        </w:rPr>
        <w:lastRenderedPageBreak/>
        <w:t>Reasoner Integration</w:t>
      </w:r>
      <w:bookmarkEnd w:id="868"/>
      <w:bookmarkEnd w:id="869"/>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77777777"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CD1C8C" w:rsidRPr="00842B9E">
        <w:rPr>
          <w:lang w:val="en-US"/>
        </w:rPr>
        <w:t xml:space="preserve">Figure </w:t>
      </w:r>
      <w:r w:rsidR="00CD1C8C">
        <w:rPr>
          <w:noProof/>
          <w:lang w:val="en-US"/>
        </w:rPr>
        <w:t>13</w:t>
      </w:r>
      <w:r w:rsidR="00AF5607" w:rsidRPr="002A5A72">
        <w:rPr>
          <w:noProof/>
          <w:lang w:val="en-GB"/>
        </w:rPr>
        <w:fldChar w:fldCharType="end"/>
      </w:r>
      <w:r w:rsidR="006E12B0" w:rsidRPr="002A5A72">
        <w:rPr>
          <w:noProof/>
          <w:lang w:val="en-GB"/>
        </w:rPr>
        <w:t>.</w:t>
      </w:r>
    </w:p>
    <w:p w14:paraId="2C97B4BB" w14:textId="77777777" w:rsidR="00F5423C" w:rsidRDefault="00230236" w:rsidP="00E63473">
      <w:pPr>
        <w:jc w:val="both"/>
        <w:rPr>
          <w:ins w:id="870" w:author="Holger Eichelberger" w:date="2018-02-18T15:13:00Z"/>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230236" w:rsidRPr="00FD25B6" w:rsidRDefault="00230236" w:rsidP="006E12B0">
                  <w:pPr>
                    <w:keepNext/>
                    <w:spacing w:after="0" w:line="240" w:lineRule="auto"/>
                    <w:jc w:val="center"/>
                    <w:rPr>
                      <w:lang w:val="en-US"/>
                    </w:rPr>
                  </w:pPr>
                  <w:r>
                    <w:rPr>
                      <w:noProof/>
                      <w:lang w:eastAsia="de-DE"/>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28"/>
                                <a:stretch>
                                  <a:fillRect/>
                                </a:stretch>
                              </pic:blipFill>
                              <pic:spPr>
                                <a:xfrm>
                                  <a:off x="0" y="0"/>
                                  <a:ext cx="5041773" cy="3168396"/>
                                </a:xfrm>
                                <a:prstGeom prst="rect">
                                  <a:avLst/>
                                </a:prstGeom>
                              </pic:spPr>
                            </pic:pic>
                          </a:graphicData>
                        </a:graphic>
                      </wp:inline>
                    </w:drawing>
                  </w:r>
                </w:p>
                <w:p w14:paraId="26B7874E" w14:textId="77777777" w:rsidR="00230236" w:rsidRPr="0092284F" w:rsidRDefault="00230236" w:rsidP="006E12B0">
                  <w:pPr>
                    <w:pStyle w:val="Caption"/>
                    <w:jc w:val="center"/>
                    <w:rPr>
                      <w:lang w:val="en-US"/>
                    </w:rPr>
                  </w:pPr>
                  <w:bookmarkStart w:id="871" w:name="_Ref368658019"/>
                  <w:r w:rsidRPr="00842B9E">
                    <w:rPr>
                      <w:lang w:val="en-US"/>
                    </w:rPr>
                    <w:t xml:space="preserve">Figure </w:t>
                  </w:r>
                  <w:r>
                    <w:fldChar w:fldCharType="begin"/>
                  </w:r>
                  <w:r w:rsidRPr="00842B9E">
                    <w:rPr>
                      <w:lang w:val="en-US"/>
                    </w:rPr>
                    <w:instrText xml:space="preserve"> SEQ Figure \* ARABIC </w:instrText>
                  </w:r>
                  <w:r>
                    <w:fldChar w:fldCharType="separate"/>
                  </w:r>
                  <w:r>
                    <w:rPr>
                      <w:noProof/>
                      <w:lang w:val="en-US"/>
                    </w:rPr>
                    <w:t>13</w:t>
                  </w:r>
                  <w:r>
                    <w:fldChar w:fldCharType="end"/>
                  </w:r>
                  <w:bookmarkEnd w:id="871"/>
                  <w:r w:rsidRPr="00842B9E">
                    <w:rPr>
                      <w:lang w:val="en-US"/>
                    </w:rPr>
                    <w:t xml:space="preserve">: </w:t>
                  </w:r>
                  <w:r>
                    <w:rPr>
                      <w:lang w:val="en-US"/>
                    </w:rPr>
                    <w:t>Reasoner preferences page</w:t>
                  </w:r>
                </w:p>
              </w:txbxContent>
            </v:textbox>
            <w10:wrap type="none"/>
            <w10:anchorlock/>
          </v:shape>
        </w:pict>
      </w:r>
    </w:p>
    <w:p w14:paraId="52FD2E44" w14:textId="77777777" w:rsidR="00154460" w:rsidRPr="002A5A72" w:rsidRDefault="00154460" w:rsidP="00154460">
      <w:pPr>
        <w:pStyle w:val="Heading1"/>
        <w:rPr>
          <w:ins w:id="872" w:author="Holger Eichelberger" w:date="2018-02-18T15:13:00Z"/>
          <w:noProof/>
          <w:lang w:val="en-GB"/>
        </w:rPr>
      </w:pPr>
      <w:bookmarkStart w:id="873" w:name="_Toc506730201"/>
      <w:ins w:id="874" w:author="Holger Eichelberger" w:date="2018-02-18T15:13:00Z">
        <w:r>
          <w:rPr>
            <w:noProof/>
            <w:lang w:val="en-GB"/>
          </w:rPr>
          <w:t xml:space="preserve">Using </w:t>
        </w:r>
        <w:r w:rsidRPr="002A5A72">
          <w:rPr>
            <w:noProof/>
            <w:lang w:val="en-GB"/>
          </w:rPr>
          <w:t xml:space="preserve">EASy-Producer </w:t>
        </w:r>
      </w:ins>
      <w:ins w:id="875" w:author="Holger Eichelberger" w:date="2018-02-18T15:14:00Z">
        <w:r>
          <w:rPr>
            <w:noProof/>
            <w:lang w:val="en-GB"/>
          </w:rPr>
          <w:t>Standalone</w:t>
        </w:r>
      </w:ins>
      <w:bookmarkEnd w:id="873"/>
    </w:p>
    <w:p w14:paraId="55E4D9B8" w14:textId="77777777" w:rsidR="00230236" w:rsidRDefault="00154460" w:rsidP="00E63473">
      <w:pPr>
        <w:jc w:val="both"/>
        <w:rPr>
          <w:ins w:id="876" w:author="Holger Eichelberger" w:date="2018-02-18T15:22:00Z"/>
          <w:rFonts w:ascii="Candara" w:hAnsi="Candara"/>
          <w:noProof/>
          <w:lang w:val="en-GB"/>
        </w:rPr>
      </w:pPr>
      <w:ins w:id="877" w:author="Holger Eichelberger" w:date="2018-02-18T15:14:00Z">
        <w:r>
          <w:rPr>
            <w:rFonts w:ascii="Candara" w:hAnsi="Candara"/>
            <w:noProof/>
            <w:lang w:val="en-GB"/>
          </w:rPr>
          <w:t xml:space="preserve">EASy-Producer is primarily implemented as an Eclipse tool, i.e., as also described above, its components are given in terms of Eclipse Plugins. At a glance, this prevents </w:t>
        </w:r>
      </w:ins>
      <w:ins w:id="878" w:author="Holger Eichelberger" w:date="2018-02-18T15:15:00Z">
        <w:r>
          <w:rPr>
            <w:rFonts w:ascii="Candara" w:hAnsi="Candara"/>
            <w:noProof/>
            <w:lang w:val="en-GB"/>
          </w:rPr>
          <w:t>re-</w:t>
        </w:r>
      </w:ins>
      <w:ins w:id="879" w:author="Holger Eichelberger" w:date="2018-02-18T15:14:00Z">
        <w:r>
          <w:rPr>
            <w:rFonts w:ascii="Candara" w:hAnsi="Candara"/>
            <w:noProof/>
            <w:lang w:val="en-GB"/>
          </w:rPr>
          <w:t xml:space="preserve">using EASy-Producer </w:t>
        </w:r>
      </w:ins>
      <w:ins w:id="880" w:author="Holger Eichelberger" w:date="2018-02-18T15:15:00Z">
        <w:r>
          <w:rPr>
            <w:rFonts w:ascii="Candara" w:hAnsi="Candara"/>
            <w:noProof/>
            <w:lang w:val="en-GB"/>
          </w:rPr>
          <w:t xml:space="preserve">outside Eclipse. More precisely, </w:t>
        </w:r>
      </w:ins>
      <w:ins w:id="881" w:author="Holger Eichelberger" w:date="2018-02-18T15:19:00Z">
        <w:r>
          <w:rPr>
            <w:rFonts w:ascii="Candara" w:hAnsi="Candara"/>
            <w:noProof/>
            <w:lang w:val="en-GB"/>
          </w:rPr>
          <w:t xml:space="preserve">architectural conventions preventing that basis components depend too much on Eclipse, </w:t>
        </w:r>
      </w:ins>
      <w:ins w:id="882" w:author="Holger Eichelberger" w:date="2018-02-18T15:20:00Z">
        <w:r>
          <w:rPr>
            <w:rFonts w:ascii="Candara" w:hAnsi="Candara"/>
            <w:noProof/>
            <w:lang w:val="en-GB"/>
          </w:rPr>
          <w:t>additional code</w:t>
        </w:r>
      </w:ins>
      <w:ins w:id="883" w:author="Holger Eichelberger" w:date="2018-02-18T15:19:00Z">
        <w:r>
          <w:rPr>
            <w:rFonts w:ascii="Candara" w:hAnsi="Candara"/>
            <w:noProof/>
            <w:lang w:val="en-GB"/>
          </w:rPr>
          <w:t xml:space="preserve"> that allow</w:t>
        </w:r>
      </w:ins>
      <w:ins w:id="884" w:author="Holger Eichelberger" w:date="2018-02-18T15:20:00Z">
        <w:r>
          <w:rPr>
            <w:rFonts w:ascii="Candara" w:hAnsi="Candara"/>
            <w:noProof/>
            <w:lang w:val="en-GB"/>
          </w:rPr>
          <w:t>s</w:t>
        </w:r>
      </w:ins>
      <w:ins w:id="885" w:author="Holger Eichelberger" w:date="2018-02-18T15:19:00Z">
        <w:r>
          <w:rPr>
            <w:rFonts w:ascii="Candara" w:hAnsi="Candara"/>
            <w:noProof/>
            <w:lang w:val="en-GB"/>
          </w:rPr>
          <w:t xml:space="preserve"> Eclipse </w:t>
        </w:r>
      </w:ins>
      <w:ins w:id="886" w:author="Holger Eichelberger" w:date="2018-02-18T15:20:00Z">
        <w:r>
          <w:rPr>
            <w:rFonts w:ascii="Candara" w:hAnsi="Candara"/>
            <w:noProof/>
            <w:lang w:val="en-GB"/>
          </w:rPr>
          <w:t xml:space="preserve">components such as JDT or xText to run outside Eclipse, and an emulation of the very core parts of Eclipse/OSGi-Interfaces and, in particular, the component loading mechanisms </w:t>
        </w:r>
      </w:ins>
      <w:ins w:id="887" w:author="Holger Eichelberger" w:date="2018-02-18T15:22:00Z">
        <w:r>
          <w:rPr>
            <w:rFonts w:ascii="Candara" w:hAnsi="Candara"/>
            <w:noProof/>
            <w:lang w:val="en-GB"/>
          </w:rPr>
          <w:t>set up</w:t>
        </w:r>
      </w:ins>
      <w:ins w:id="888" w:author="Holger Eichelberger" w:date="2018-02-18T15:20:00Z">
        <w:r>
          <w:rPr>
            <w:rFonts w:ascii="Candara" w:hAnsi="Candara"/>
            <w:noProof/>
            <w:lang w:val="en-GB"/>
          </w:rPr>
          <w:t xml:space="preserve"> the environment that </w:t>
        </w:r>
      </w:ins>
      <w:ins w:id="889" w:author="Holger Eichelberger" w:date="2018-02-18T15:21:00Z">
        <w:r>
          <w:rPr>
            <w:rFonts w:ascii="Candara" w:hAnsi="Candara"/>
            <w:noProof/>
            <w:lang w:val="en-GB"/>
          </w:rPr>
          <w:t xml:space="preserve">core parts of </w:t>
        </w:r>
      </w:ins>
      <w:ins w:id="890" w:author="Holger Eichelberger" w:date="2018-02-18T15:20:00Z">
        <w:r>
          <w:rPr>
            <w:rFonts w:ascii="Candara" w:hAnsi="Candara"/>
            <w:noProof/>
            <w:lang w:val="en-GB"/>
          </w:rPr>
          <w:t xml:space="preserve">EASy-Producer </w:t>
        </w:r>
      </w:ins>
      <w:ins w:id="891" w:author="Holger Eichelberger" w:date="2018-02-18T15:21:00Z">
        <w:r>
          <w:rPr>
            <w:rFonts w:ascii="Candara" w:hAnsi="Candara"/>
            <w:noProof/>
            <w:lang w:val="en-GB"/>
          </w:rPr>
          <w:t xml:space="preserve">such as IVML, VIL, or the reasoning </w:t>
        </w:r>
      </w:ins>
      <w:ins w:id="892" w:author="Holger Eichelberger" w:date="2018-02-18T15:20:00Z">
        <w:r>
          <w:rPr>
            <w:rFonts w:ascii="Candara" w:hAnsi="Candara"/>
            <w:noProof/>
            <w:lang w:val="en-GB"/>
          </w:rPr>
          <w:t xml:space="preserve">can be packaged and executed as a </w:t>
        </w:r>
      </w:ins>
      <w:ins w:id="893" w:author="Holger Eichelberger" w:date="2018-02-18T15:22:00Z">
        <w:r>
          <w:rPr>
            <w:rFonts w:ascii="Candara" w:hAnsi="Candara"/>
            <w:noProof/>
            <w:lang w:val="en-GB"/>
          </w:rPr>
          <w:t xml:space="preserve">library outside Eclipse. </w:t>
        </w:r>
      </w:ins>
    </w:p>
    <w:p w14:paraId="47813AB7" w14:textId="455C0F66" w:rsidR="00154460" w:rsidRDefault="00154460" w:rsidP="00E63473">
      <w:pPr>
        <w:jc w:val="both"/>
        <w:rPr>
          <w:ins w:id="894" w:author="Holger Eichelberger" w:date="2018-02-18T15:19:00Z"/>
          <w:rFonts w:ascii="Candara" w:hAnsi="Candara"/>
          <w:noProof/>
          <w:lang w:val="en-GB"/>
        </w:rPr>
      </w:pPr>
      <w:ins w:id="895" w:author="Holger Eichelberger" w:date="2018-02-18T15:22:00Z">
        <w:r>
          <w:rPr>
            <w:rFonts w:ascii="Candara" w:hAnsi="Candara"/>
            <w:noProof/>
            <w:lang w:val="en-GB"/>
          </w:rPr>
          <w:t xml:space="preserve">In this section, we first detail </w:t>
        </w:r>
      </w:ins>
      <w:ins w:id="896" w:author="Holger Eichelberger" w:date="2018-02-18T15:24:00Z">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ins>
      <w:r w:rsidR="00230236">
        <w:rPr>
          <w:rFonts w:ascii="Candara" w:hAnsi="Candara"/>
          <w:noProof/>
          <w:lang w:val="en-GB"/>
        </w:rPr>
        <w:fldChar w:fldCharType="separate"/>
      </w:r>
      <w:ins w:id="897" w:author="Holger Eichelberger" w:date="2018-02-18T15:24:00Z">
        <w:r w:rsidR="00230236">
          <w:rPr>
            <w:rFonts w:ascii="Candara" w:hAnsi="Candara"/>
            <w:noProof/>
            <w:lang w:val="en-GB"/>
          </w:rPr>
          <w:t>4.1</w:t>
        </w:r>
        <w:r w:rsidR="00230236">
          <w:rPr>
            <w:rFonts w:ascii="Candara" w:hAnsi="Candara"/>
            <w:noProof/>
            <w:lang w:val="en-GB"/>
          </w:rPr>
          <w:fldChar w:fldCharType="end"/>
        </w:r>
      </w:ins>
      <w:ins w:id="898" w:author="Holger Eichelberger" w:date="2018-02-18T16:41:00Z">
        <w:r w:rsidR="00E46A8A">
          <w:rPr>
            <w:rFonts w:ascii="Candara" w:hAnsi="Candara"/>
            <w:noProof/>
            <w:lang w:val="en-GB"/>
          </w:rPr>
          <w:t xml:space="preserve"> </w:t>
        </w:r>
      </w:ins>
      <w:ins w:id="899" w:author="Holger Eichelberger" w:date="2018-02-18T15:22:00Z">
        <w:r>
          <w:rPr>
            <w:rFonts w:ascii="Candara" w:hAnsi="Candara"/>
            <w:noProof/>
            <w:lang w:val="en-GB"/>
          </w:rPr>
          <w:t>the c</w:t>
        </w:r>
        <w:r w:rsidR="00230236">
          <w:rPr>
            <w:rFonts w:ascii="Candara" w:hAnsi="Candara"/>
            <w:noProof/>
            <w:lang w:val="en-GB"/>
          </w:rPr>
          <w:t xml:space="preserve">ore components of EASy-Producer, </w:t>
        </w:r>
      </w:ins>
      <w:ins w:id="900" w:author="Holger Eichelberger" w:date="2018-02-18T16:41:00Z">
        <w:r w:rsidR="00E46A8A">
          <w:rPr>
            <w:rFonts w:ascii="Candara" w:hAnsi="Candara"/>
            <w:noProof/>
            <w:lang w:val="en-GB"/>
          </w:rPr>
          <w:t>their application for re-use within</w:t>
        </w:r>
      </w:ins>
      <w:ins w:id="901" w:author="Holger Eichelberger" w:date="2018-02-18T15:22:00Z">
        <w:r w:rsidR="00230236">
          <w:rPr>
            <w:rFonts w:ascii="Candara" w:hAnsi="Candara"/>
            <w:noProof/>
            <w:lang w:val="en-GB"/>
          </w:rPr>
          <w:t xml:space="preserve"> an Eclipse-Plugin</w:t>
        </w:r>
      </w:ins>
      <w:ins w:id="902" w:author="Holger Eichelberger" w:date="2018-02-18T16:41:00Z">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ins>
      <w:r w:rsidR="00E46A8A">
        <w:rPr>
          <w:rFonts w:ascii="Candara" w:hAnsi="Candara"/>
          <w:noProof/>
          <w:lang w:val="en-GB"/>
        </w:rPr>
        <w:fldChar w:fldCharType="separate"/>
      </w:r>
      <w:ins w:id="903" w:author="Holger Eichelberger" w:date="2018-02-18T16:41:00Z">
        <w:r w:rsidR="00E46A8A">
          <w:rPr>
            <w:rFonts w:ascii="Candara" w:hAnsi="Candara"/>
            <w:noProof/>
            <w:lang w:val="en-GB"/>
          </w:rPr>
          <w:t>4.2</w:t>
        </w:r>
        <w:r w:rsidR="00E46A8A">
          <w:rPr>
            <w:rFonts w:ascii="Candara" w:hAnsi="Candara"/>
            <w:noProof/>
            <w:lang w:val="en-GB"/>
          </w:rPr>
          <w:fldChar w:fldCharType="end"/>
        </w:r>
      </w:ins>
      <w:ins w:id="904" w:author="Holger Eichelberger" w:date="2018-02-18T15:22:00Z">
        <w:r w:rsidR="00230236">
          <w:rPr>
            <w:rFonts w:ascii="Candara" w:hAnsi="Candara"/>
            <w:noProof/>
            <w:lang w:val="en-GB"/>
          </w:rPr>
          <w:t xml:space="preserve">, </w:t>
        </w:r>
      </w:ins>
      <w:ins w:id="905" w:author="Holger Eichelberger" w:date="2018-02-18T16:41:00Z">
        <w:r w:rsidR="00E46A8A">
          <w:rPr>
            <w:rFonts w:ascii="Candara" w:hAnsi="Candara"/>
            <w:noProof/>
            <w:lang w:val="en-GB"/>
          </w:rPr>
          <w:t>and the additional mechanisms</w:t>
        </w:r>
      </w:ins>
      <w:ins w:id="906" w:author="Holger Eichelberger" w:date="2018-02-18T16:42:00Z">
        <w:r w:rsidR="00E46A8A">
          <w:rPr>
            <w:rFonts w:ascii="Candara" w:hAnsi="Candara"/>
            <w:noProof/>
            <w:lang w:val="en-GB"/>
          </w:rPr>
          <w:t xml:space="preserve"> for re-using EASy-Producer outside Eclipse 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ins>
      <w:r w:rsidR="00E46A8A">
        <w:rPr>
          <w:rFonts w:ascii="Candara" w:hAnsi="Candara"/>
          <w:noProof/>
          <w:lang w:val="en-GB"/>
        </w:rPr>
        <w:fldChar w:fldCharType="separate"/>
      </w:r>
      <w:ins w:id="907" w:author="Holger Eichelberger" w:date="2018-02-18T16:42:00Z">
        <w:r w:rsidR="00E46A8A">
          <w:rPr>
            <w:rFonts w:ascii="Candara" w:hAnsi="Candara"/>
            <w:noProof/>
            <w:lang w:val="en-GB"/>
          </w:rPr>
          <w:t>4.3</w:t>
        </w:r>
        <w:r w:rsidR="00E46A8A">
          <w:rPr>
            <w:rFonts w:ascii="Candara" w:hAnsi="Candara"/>
            <w:noProof/>
            <w:lang w:val="en-GB"/>
          </w:rPr>
          <w:fldChar w:fldCharType="end"/>
        </w:r>
      </w:ins>
      <w:bookmarkStart w:id="908" w:name="_GoBack"/>
      <w:bookmarkEnd w:id="908"/>
      <w:ins w:id="909" w:author="Holger Eichelberger" w:date="2018-02-18T15:23:00Z">
        <w:r w:rsidR="00230236">
          <w:rPr>
            <w:rFonts w:ascii="Candara" w:hAnsi="Candara"/>
            <w:noProof/>
            <w:lang w:val="en-GB"/>
          </w:rPr>
          <w:t>.</w:t>
        </w:r>
      </w:ins>
    </w:p>
    <w:p w14:paraId="43B65446" w14:textId="7FC8352D" w:rsidR="00230236" w:rsidRPr="002A5A72" w:rsidRDefault="00E46A8A" w:rsidP="00230236">
      <w:pPr>
        <w:pStyle w:val="Heading2"/>
        <w:rPr>
          <w:ins w:id="910" w:author="Holger Eichelberger" w:date="2018-02-18T15:23:00Z"/>
          <w:noProof/>
          <w:lang w:val="en-GB"/>
        </w:rPr>
      </w:pPr>
      <w:bookmarkStart w:id="911" w:name="_Ref506730798"/>
      <w:ins w:id="912" w:author="Holger Eichelberger" w:date="2018-02-18T16:40:00Z">
        <w:r>
          <w:rPr>
            <w:noProof/>
            <w:lang w:val="en-GB"/>
          </w:rPr>
          <w:lastRenderedPageBreak/>
          <w:t>The EASy-Producer Layers</w:t>
        </w:r>
      </w:ins>
      <w:bookmarkEnd w:id="911"/>
    </w:p>
    <w:p w14:paraId="44CBDA72" w14:textId="5E294B93" w:rsidR="00D42B05" w:rsidRDefault="00230236" w:rsidP="00E63473">
      <w:pPr>
        <w:jc w:val="both"/>
        <w:rPr>
          <w:ins w:id="913" w:author="Holger Eichelberger" w:date="2018-02-18T15:42:00Z"/>
          <w:rFonts w:ascii="Candara" w:hAnsi="Candara"/>
          <w:noProof/>
          <w:lang w:val="en-GB"/>
        </w:rPr>
      </w:pPr>
      <w:ins w:id="914" w:author="Holger Eichelberger" w:date="2018-02-18T15:25:00Z">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w:t>
        </w:r>
      </w:ins>
      <w:ins w:id="915" w:author="Holger Eichelberger" w:date="2018-02-18T15:26:00Z">
        <w:r>
          <w:rPr>
            <w:rFonts w:ascii="Candara" w:hAnsi="Candara"/>
            <w:noProof/>
            <w:lang w:val="en-GB"/>
          </w:rPr>
          <w:t xml:space="preserve">the EASy-Producer core components. </w:t>
        </w:r>
      </w:ins>
      <w:ins w:id="916" w:author="Holger Eichelberger" w:date="2018-02-18T15:39:00Z">
        <w:r w:rsidR="00D42B05">
          <w:rPr>
            <w:rFonts w:ascii="Candara" w:hAnsi="Candara"/>
            <w:noProof/>
            <w:lang w:val="en-GB"/>
          </w:rPr>
          <w:t xml:space="preserve">We discuss now </w:t>
        </w:r>
      </w:ins>
      <w:ins w:id="917" w:author="Holger Eichelberger" w:date="2018-02-18T15:40:00Z">
        <w:r w:rsidR="00D42B05">
          <w:rPr>
            <w:rFonts w:ascii="Candara" w:hAnsi="Candara"/>
            <w:noProof/>
            <w:lang w:val="en-GB"/>
          </w:rPr>
          <w:t>the organization of these components into layers and the core components</w:t>
        </w:r>
      </w:ins>
      <w:ins w:id="918" w:author="Holger Eichelberger" w:date="2018-02-18T15:26:00Z">
        <w:r>
          <w:rPr>
            <w:rFonts w:ascii="Candara" w:hAnsi="Candara"/>
            <w:noProof/>
            <w:lang w:val="en-GB"/>
          </w:rPr>
          <w:t>:</w:t>
        </w:r>
      </w:ins>
    </w:p>
    <w:p w14:paraId="5759C70F" w14:textId="2B2C77BC" w:rsidR="00D42B05" w:rsidRPr="002A5A72" w:rsidRDefault="00D42B05" w:rsidP="00D42B05">
      <w:pPr>
        <w:pStyle w:val="Heading3"/>
        <w:rPr>
          <w:ins w:id="919" w:author="Holger Eichelberger" w:date="2018-02-18T15:41:00Z"/>
          <w:noProof/>
          <w:lang w:val="en-GB"/>
        </w:rPr>
      </w:pPr>
      <w:ins w:id="920" w:author="Holger Eichelberger" w:date="2018-02-18T15:42:00Z">
        <w:r>
          <w:rPr>
            <w:noProof/>
            <w:lang w:val="en-GB"/>
          </w:rPr>
          <w:t xml:space="preserve">Foundations and </w:t>
        </w:r>
      </w:ins>
      <w:ins w:id="921" w:author="Holger Eichelberger" w:date="2018-02-18T16:07:00Z">
        <w:r w:rsidR="0036359F">
          <w:rPr>
            <w:noProof/>
            <w:lang w:val="en-GB"/>
          </w:rPr>
          <w:t xml:space="preserve">object </w:t>
        </w:r>
      </w:ins>
      <w:ins w:id="922" w:author="Holger Eichelberger" w:date="2018-02-18T15:42:00Z">
        <w:r>
          <w:rPr>
            <w:noProof/>
            <w:lang w:val="en-GB"/>
          </w:rPr>
          <w:t>models layer</w:t>
        </w:r>
      </w:ins>
    </w:p>
    <w:p w14:paraId="5B881929" w14:textId="5D0C7A06" w:rsidR="00F43860" w:rsidRPr="00D42B05" w:rsidRDefault="00D42B05" w:rsidP="00D42B05">
      <w:pPr>
        <w:jc w:val="both"/>
        <w:rPr>
          <w:ins w:id="923" w:author="Holger Eichelberger" w:date="2018-02-18T15:34:00Z"/>
          <w:rFonts w:ascii="Candara" w:hAnsi="Candara"/>
          <w:noProof/>
          <w:lang w:val="en-GB"/>
          <w:rPrChange w:id="924" w:author="Holger Eichelberger" w:date="2018-02-18T15:41:00Z">
            <w:rPr>
              <w:ins w:id="925" w:author="Holger Eichelberger" w:date="2018-02-18T15:34:00Z"/>
              <w:noProof/>
              <w:lang w:val="en-GB"/>
            </w:rPr>
          </w:rPrChange>
        </w:rPr>
        <w:pPrChange w:id="926" w:author="Holger Eichelberger" w:date="2018-02-18T15:41:00Z">
          <w:pPr>
            <w:jc w:val="both"/>
          </w:pPr>
        </w:pPrChange>
      </w:pPr>
      <w:ins w:id="927" w:author="Holger Eichelberger" w:date="2018-02-18T15:40:00Z">
        <w:r w:rsidRPr="00D42B05">
          <w:rPr>
            <w:rFonts w:ascii="Candara" w:hAnsi="Candara"/>
            <w:noProof/>
            <w:lang w:val="en-GB"/>
            <w:rPrChange w:id="928" w:author="Holger Eichelberger" w:date="2018-02-18T15:41:00Z">
              <w:rPr>
                <w:noProof/>
                <w:lang w:val="en-GB"/>
              </w:rPr>
            </w:rPrChange>
          </w:rPr>
          <w:t xml:space="preserve">This layer contains the basic classes of EASy-Producer as well as the implementation of the “executable” </w:t>
        </w:r>
      </w:ins>
      <w:ins w:id="929" w:author="Holger Eichelberger" w:date="2018-02-18T16:07:00Z">
        <w:r w:rsidR="0036359F">
          <w:rPr>
            <w:rFonts w:ascii="Candara" w:hAnsi="Candara"/>
            <w:noProof/>
            <w:lang w:val="en-GB"/>
          </w:rPr>
          <w:t xml:space="preserve">object </w:t>
        </w:r>
      </w:ins>
      <w:ins w:id="930" w:author="Holger Eichelberger" w:date="2018-02-18T15:40:00Z">
        <w:r w:rsidRPr="00D42B05">
          <w:rPr>
            <w:rFonts w:ascii="Candara" w:hAnsi="Candara"/>
            <w:noProof/>
            <w:lang w:val="en-GB"/>
            <w:rPrChange w:id="931" w:author="Holger Eichelberger" w:date="2018-02-18T15:41:00Z">
              <w:rPr>
                <w:noProof/>
                <w:lang w:val="en-GB"/>
              </w:rPr>
            </w:rPrChange>
          </w:rPr>
          <w:t>models for IVML</w:t>
        </w:r>
      </w:ins>
      <w:ins w:id="932" w:author="Holger Eichelberger" w:date="2018-02-18T15:41:00Z">
        <w:r w:rsidRPr="00D42B05">
          <w:rPr>
            <w:rFonts w:ascii="Candara" w:hAnsi="Candara"/>
            <w:noProof/>
            <w:lang w:val="en-GB"/>
            <w:rPrChange w:id="933" w:author="Holger Eichelberger" w:date="2018-02-18T15:41:00Z">
              <w:rPr>
                <w:noProof/>
                <w:lang w:val="en-GB"/>
              </w:rPr>
            </w:rPrChange>
          </w:rPr>
          <w:t xml:space="preserve"> (in terms of reasoning)</w:t>
        </w:r>
      </w:ins>
      <w:ins w:id="934" w:author="Holger Eichelberger" w:date="2018-02-18T15:40:00Z">
        <w:r w:rsidRPr="00D42B05">
          <w:rPr>
            <w:rFonts w:ascii="Candara" w:hAnsi="Candara"/>
            <w:noProof/>
            <w:lang w:val="en-GB"/>
            <w:rPrChange w:id="935" w:author="Holger Eichelberger" w:date="2018-02-18T15:41:00Z">
              <w:rPr>
                <w:noProof/>
                <w:lang w:val="en-GB"/>
              </w:rPr>
            </w:rPrChange>
          </w:rPr>
          <w:t>, VIL and VTL</w:t>
        </w:r>
      </w:ins>
      <w:ins w:id="936" w:author="Holger Eichelberger" w:date="2018-02-18T15:41:00Z">
        <w:r w:rsidRPr="00D42B05">
          <w:rPr>
            <w:rFonts w:ascii="Candara" w:hAnsi="Candara"/>
            <w:noProof/>
            <w:lang w:val="en-GB"/>
            <w:rPrChange w:id="937" w:author="Holger Eichelberger" w:date="2018-02-18T15:41:00Z">
              <w:rPr>
                <w:noProof/>
                <w:lang w:val="en-GB"/>
              </w:rPr>
            </w:rPrChange>
          </w:rPr>
          <w:t xml:space="preserve"> (in terms of execution for artifact manipulation or generation). </w:t>
        </w:r>
      </w:ins>
      <w:ins w:id="938" w:author="Holger Eichelberger" w:date="2018-02-18T15:40:00Z">
        <w:r w:rsidRPr="00D42B05">
          <w:rPr>
            <w:rFonts w:ascii="Candara" w:hAnsi="Candara"/>
            <w:noProof/>
            <w:lang w:val="en-GB"/>
            <w:rPrChange w:id="939" w:author="Holger Eichelberger" w:date="2018-02-18T15:41:00Z">
              <w:rPr>
                <w:noProof/>
                <w:lang w:val="en-GB"/>
              </w:rPr>
            </w:rPrChange>
          </w:rPr>
          <w:t xml:space="preserve"> </w:t>
        </w:r>
      </w:ins>
      <w:ins w:id="940" w:author="Holger Eichelberger" w:date="2018-02-18T15:42:00Z">
        <w:r>
          <w:rPr>
            <w:rFonts w:ascii="Candara" w:hAnsi="Candara"/>
            <w:noProof/>
            <w:lang w:val="en-GB"/>
          </w:rPr>
          <w:t>While VIL can be seen as optional, the IVML model implementation is mandatory and a prerequisite for VIL</w:t>
        </w:r>
      </w:ins>
      <w:ins w:id="941" w:author="Holger Eichelberger" w:date="2018-02-18T15:43:00Z">
        <w:r>
          <w:rPr>
            <w:rFonts w:ascii="Candara" w:hAnsi="Candara"/>
            <w:noProof/>
            <w:lang w:val="en-GB"/>
          </w:rPr>
          <w:t>/VTL. Please note that these packages only contain the models, not the parsers for the textual IVML/VIL langugages.</w:t>
        </w:r>
      </w:ins>
    </w:p>
    <w:p w14:paraId="0F3A1A41" w14:textId="27E80B89" w:rsidR="00230236" w:rsidRDefault="00230236" w:rsidP="00EB1183">
      <w:pPr>
        <w:pStyle w:val="ListParagraph"/>
        <w:numPr>
          <w:ilvl w:val="0"/>
          <w:numId w:val="28"/>
        </w:numPr>
        <w:jc w:val="both"/>
        <w:rPr>
          <w:ins w:id="942" w:author="Holger Eichelberger" w:date="2018-02-18T15:28:00Z"/>
          <w:rFonts w:ascii="Candara" w:hAnsi="Candara"/>
          <w:noProof/>
          <w:lang w:val="en-GB"/>
        </w:rPr>
        <w:pPrChange w:id="943" w:author="Holger Eichelberger" w:date="2018-02-18T15:43:00Z">
          <w:pPr>
            <w:jc w:val="both"/>
          </w:pPr>
        </w:pPrChange>
      </w:pPr>
      <w:ins w:id="944" w:author="Holger Eichelberger" w:date="2018-02-18T15:28:00Z">
        <w:r w:rsidRPr="00EB1183">
          <w:rPr>
            <w:rFonts w:ascii="Courier New" w:hAnsi="Courier New" w:cs="Courier New"/>
            <w:noProof/>
            <w:lang w:val="en-GB"/>
            <w:rPrChange w:id="945" w:author="Holger Eichelberger" w:date="2018-02-18T15:46:00Z">
              <w:rPr>
                <w:rFonts w:ascii="Candara" w:hAnsi="Candara"/>
                <w:noProof/>
                <w:lang w:val="en-GB"/>
              </w:rPr>
            </w:rPrChange>
          </w:rPr>
          <w:t>net.ssehub.easy.basics</w:t>
        </w:r>
      </w:ins>
      <w:ins w:id="946" w:author="Holger Eichelberger" w:date="2018-02-18T15:43:00Z">
        <w:r w:rsidR="00D42B05" w:rsidRPr="00EB1183">
          <w:rPr>
            <w:rFonts w:cs="Courier New"/>
            <w:noProof/>
            <w:lang w:val="en-GB"/>
            <w:rPrChange w:id="947" w:author="Holger Eichelberger" w:date="2018-02-18T15:47:00Z">
              <w:rPr>
                <w:rFonts w:ascii="Candara" w:hAnsi="Candara"/>
                <w:noProof/>
                <w:lang w:val="en-GB"/>
              </w:rPr>
            </w:rPrChange>
          </w:rPr>
          <w:t>:</w:t>
        </w:r>
        <w:r w:rsidR="00D42B05">
          <w:rPr>
            <w:rFonts w:ascii="Candara" w:hAnsi="Candara"/>
            <w:noProof/>
            <w:lang w:val="en-GB"/>
          </w:rPr>
          <w:t xml:space="preserve"> Defines common basic classes as well as the delegating EASy</w:t>
        </w:r>
      </w:ins>
      <w:ins w:id="948" w:author="Holger Eichelberger" w:date="2018-02-18T15:44:00Z">
        <w:r w:rsidR="00D42B05">
          <w:rPr>
            <w:rFonts w:ascii="Candara" w:hAnsi="Candara"/>
            <w:noProof/>
            <w:lang w:val="en-GB"/>
          </w:rPr>
          <w:t xml:space="preserve"> </w:t>
        </w:r>
      </w:ins>
      <w:ins w:id="949" w:author="Holger Eichelberger" w:date="2018-02-18T15:43:00Z">
        <w:r w:rsidR="00D42B05">
          <w:rPr>
            <w:rFonts w:ascii="Candara" w:hAnsi="Candara"/>
            <w:noProof/>
            <w:lang w:val="en-GB"/>
          </w:rPr>
          <w:t>Logging</w:t>
        </w:r>
      </w:ins>
      <w:ins w:id="950" w:author="Holger Eichelberger" w:date="2018-02-18T15:44:00Z">
        <w:r w:rsidR="00D42B05">
          <w:rPr>
            <w:rFonts w:ascii="Candara" w:hAnsi="Candara"/>
            <w:noProof/>
            <w:lang w:val="en-GB"/>
          </w:rPr>
          <w:t xml:space="preserve"> Mechanism, serving for both, Eclipse-based and standalone logging.</w:t>
        </w:r>
        <w:r w:rsidR="00EB1183">
          <w:rPr>
            <w:rFonts w:ascii="Candara" w:hAnsi="Candara"/>
            <w:noProof/>
            <w:lang w:val="en-GB"/>
          </w:rPr>
          <w:t xml:space="preserve"> For working with IVML/VIL/VTL in a standalone manner, the most important </w:t>
        </w:r>
      </w:ins>
      <w:ins w:id="951" w:author="Holger Eichelberger" w:date="2018-02-18T15:45:00Z">
        <w:r w:rsidR="00EB1183">
          <w:rPr>
            <w:rFonts w:ascii="Candara" w:hAnsi="Candara"/>
            <w:noProof/>
            <w:lang w:val="en-GB"/>
          </w:rPr>
          <w:t xml:space="preserve">(abstract) </w:t>
        </w:r>
      </w:ins>
      <w:ins w:id="952" w:author="Holger Eichelberger" w:date="2018-02-18T15:44:00Z">
        <w:r w:rsidR="00EB1183">
          <w:rPr>
            <w:rFonts w:ascii="Candara" w:hAnsi="Candara"/>
            <w:noProof/>
            <w:lang w:val="en-GB"/>
          </w:rPr>
          <w:t xml:space="preserve">class is </w:t>
        </w:r>
      </w:ins>
      <w:ins w:id="953" w:author="Holger Eichelberger" w:date="2018-02-18T15:45:00Z">
        <w:r w:rsidR="00EB1183" w:rsidRPr="00EB1183">
          <w:rPr>
            <w:rFonts w:ascii="Candara" w:hAnsi="Candara"/>
            <w:noProof/>
            <w:lang w:val="en-GB"/>
          </w:rPr>
          <w:t>net.ssehub.easy.basics.modelManagement</w:t>
        </w:r>
        <w:r w:rsidR="00EB1183">
          <w:rPr>
            <w:rFonts w:ascii="Candara" w:hAnsi="Candara"/>
            <w:noProof/>
            <w:lang w:val="en-GB"/>
          </w:rPr>
          <w:t xml:space="preserve">.ModelManagement. For a kind of model, this class knows how to load the model, e.g., through a parser, which models do exist and where, which models take precedence over others during import and which import resolution mechanism to use for a certain language. </w:t>
        </w:r>
      </w:ins>
      <w:ins w:id="954" w:author="Holger Eichelberger" w:date="2018-02-18T15:46:00Z">
        <w:r w:rsidR="00EB1183">
          <w:rPr>
            <w:rFonts w:ascii="Candara" w:hAnsi="Candara"/>
            <w:noProof/>
            <w:lang w:val="en-GB"/>
          </w:rPr>
          <w:t>The language-dependent parts are implemented in the following components/bundles.</w:t>
        </w:r>
      </w:ins>
    </w:p>
    <w:p w14:paraId="6BF808B7" w14:textId="05D7A79F" w:rsidR="00EB1183" w:rsidRDefault="00230236" w:rsidP="00EB1183">
      <w:pPr>
        <w:pStyle w:val="ListParagraph"/>
        <w:numPr>
          <w:ilvl w:val="0"/>
          <w:numId w:val="28"/>
        </w:numPr>
        <w:jc w:val="both"/>
        <w:rPr>
          <w:ins w:id="955" w:author="Holger Eichelberger" w:date="2018-02-18T16:14:00Z"/>
          <w:rFonts w:ascii="Candara" w:hAnsi="Candara"/>
          <w:noProof/>
          <w:lang w:val="en-GB"/>
        </w:rPr>
        <w:pPrChange w:id="956" w:author="Holger Eichelberger" w:date="2018-02-18T15:43:00Z">
          <w:pPr>
            <w:jc w:val="both"/>
          </w:pPr>
        </w:pPrChange>
      </w:pPr>
      <w:ins w:id="957" w:author="Holger Eichelberger" w:date="2018-02-18T15:27:00Z">
        <w:r w:rsidRPr="00EB1183">
          <w:rPr>
            <w:rFonts w:ascii="Courier New" w:hAnsi="Courier New" w:cs="Courier New"/>
            <w:noProof/>
            <w:lang w:val="en-GB"/>
            <w:rPrChange w:id="958" w:author="Holger Eichelberger" w:date="2018-02-18T15:47:00Z">
              <w:rPr>
                <w:rFonts w:ascii="Candara" w:hAnsi="Candara"/>
                <w:noProof/>
                <w:lang w:val="en-GB"/>
              </w:rPr>
            </w:rPrChange>
          </w:rPr>
          <w:t>net.ssehub.easy.varModel</w:t>
        </w:r>
      </w:ins>
      <w:ins w:id="959" w:author="Holger Eichelberger" w:date="2018-02-18T15:47:00Z">
        <w:r w:rsidR="00EB1183">
          <w:rPr>
            <w:rFonts w:ascii="Candara" w:hAnsi="Candara"/>
            <w:noProof/>
            <w:lang w:val="en-GB"/>
          </w:rPr>
          <w:t xml:space="preserve">: Implements all classes relevant to represent and to persist an IVML model in textual manner. This includes </w:t>
        </w:r>
      </w:ins>
      <w:ins w:id="960" w:author="Holger Eichelberger" w:date="2018-02-18T15:48:00Z">
        <w:r w:rsidR="00EB1183">
          <w:rPr>
            <w:rFonts w:ascii="Candara" w:hAnsi="Candara"/>
            <w:noProof/>
            <w:lang w:val="en-GB"/>
          </w:rPr>
          <w:t xml:space="preserve">in particular </w:t>
        </w:r>
      </w:ins>
      <w:ins w:id="961" w:author="Holger Eichelberger" w:date="2018-02-18T15:47:00Z">
        <w:r w:rsidR="00EB1183">
          <w:rPr>
            <w:rFonts w:ascii="Candara" w:hAnsi="Candara"/>
            <w:noProof/>
            <w:lang w:val="en-GB"/>
          </w:rPr>
          <w:t xml:space="preserve">the </w:t>
        </w:r>
      </w:ins>
      <w:ins w:id="962" w:author="Holger Eichelberger" w:date="2018-02-18T15:48:00Z">
        <w:r w:rsidR="00EB1183">
          <w:rPr>
            <w:rFonts w:ascii="Candara" w:hAnsi="Candara"/>
            <w:noProof/>
            <w:lang w:val="en-GB"/>
          </w:rPr>
          <w:t xml:space="preserve">class </w:t>
        </w:r>
      </w:ins>
      <w:ins w:id="963" w:author="Holger Eichelberger" w:date="2018-02-18T15:49:00Z">
        <w:r w:rsidR="00EB1183" w:rsidRPr="00EB1183">
          <w:rPr>
            <w:rFonts w:ascii="Courier New" w:hAnsi="Courier New" w:cs="Courier New"/>
            <w:noProof/>
            <w:lang w:val="en-GB"/>
            <w:rPrChange w:id="964" w:author="Holger Eichelberger" w:date="2018-02-18T15:50:00Z">
              <w:rPr>
                <w:rFonts w:ascii="Candara" w:hAnsi="Candara"/>
                <w:noProof/>
                <w:lang w:val="en-GB"/>
              </w:rPr>
            </w:rPrChange>
          </w:rPr>
          <w:t>net.ssehub.easy.varModel.model.Project</w:t>
        </w:r>
        <w:r w:rsidR="00EB1183">
          <w:rPr>
            <w:rFonts w:ascii="Candara" w:hAnsi="Candara"/>
            <w:noProof/>
            <w:lang w:val="en-GB"/>
          </w:rPr>
          <w:t xml:space="preserve"> representing an IVML project, the IVML expression evaluation mechanism in </w:t>
        </w:r>
        <w:r w:rsidR="00EB1183" w:rsidRPr="00EB1183">
          <w:rPr>
            <w:rFonts w:ascii="Courier New" w:hAnsi="Courier New" w:cs="Courier New"/>
            <w:noProof/>
            <w:lang w:val="en-GB"/>
            <w:rPrChange w:id="965" w:author="Holger Eichelberger" w:date="2018-02-18T15:51:00Z">
              <w:rPr>
                <w:rFonts w:ascii="Candara" w:hAnsi="Candara"/>
                <w:noProof/>
                <w:lang w:val="en-GB"/>
              </w:rPr>
            </w:rPrChange>
          </w:rPr>
          <w:t>net.ssehub.easy.varModel.cstEvaluation</w:t>
        </w:r>
      </w:ins>
      <w:ins w:id="966" w:author="Holger Eichelberger" w:date="2018-02-18T15:50:00Z">
        <w:r w:rsidR="00EB1183" w:rsidRPr="00EB1183">
          <w:rPr>
            <w:rFonts w:ascii="Courier New" w:hAnsi="Courier New" w:cs="Courier New"/>
            <w:noProof/>
            <w:lang w:val="en-GB"/>
            <w:rPrChange w:id="967" w:author="Holger Eichelberger" w:date="2018-02-18T15:51:00Z">
              <w:rPr>
                <w:rFonts w:ascii="Candara" w:hAnsi="Candara"/>
                <w:noProof/>
                <w:lang w:val="en-GB"/>
              </w:rPr>
            </w:rPrChange>
          </w:rPr>
          <w:t>.EvaluationVisitor</w:t>
        </w:r>
        <w:r w:rsidR="00EB1183">
          <w:rPr>
            <w:rFonts w:ascii="Candara" w:hAnsi="Candara"/>
            <w:noProof/>
            <w:lang w:val="en-GB"/>
          </w:rPr>
          <w:t xml:space="preserve"> and the Configuration in </w:t>
        </w:r>
      </w:ins>
      <w:ins w:id="968" w:author="Holger Eichelberger" w:date="2018-02-18T15:55:00Z">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ins>
      <w:ins w:id="969" w:author="Holger Eichelberger" w:date="2018-02-18T15:50:00Z">
        <w:r w:rsidR="00EB1183">
          <w:rPr>
            <w:rFonts w:ascii="Candara" w:hAnsi="Candara"/>
            <w:noProof/>
            <w:lang w:val="en-GB"/>
          </w:rPr>
          <w:t xml:space="preserve"> assigning actually configured values to variable declarations in IVML projects.</w:t>
        </w:r>
      </w:ins>
      <w:ins w:id="970" w:author="Holger Eichelberger" w:date="2018-02-18T15:55:00Z">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w:t>
        </w:r>
      </w:ins>
      <w:ins w:id="971" w:author="Holger Eichelberger" w:date="2018-02-18T15:56:00Z">
        <w:r w:rsidR="007511EF">
          <w:rPr>
            <w:rFonts w:ascii="Candara" w:hAnsi="Candara"/>
            <w:noProof/>
            <w:lang w:val="en-GB"/>
          </w:rPr>
          <w:t xml:space="preserve">(usually from the related </w:t>
        </w:r>
      </w:ins>
      <w:ins w:id="972" w:author="Holger Eichelberger" w:date="2018-02-18T15:57:00Z">
        <w:r w:rsidR="007511EF">
          <w:rPr>
            <w:rFonts w:ascii="Candara" w:hAnsi="Candara"/>
            <w:noProof/>
            <w:lang w:val="en-GB"/>
          </w:rPr>
          <w:t xml:space="preserve">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w:t>
        </w:r>
        <w:r w:rsidR="007511EF">
          <w:rPr>
            <w:rFonts w:ascii="Candara" w:hAnsi="Candara"/>
            <w:noProof/>
            <w:lang w:val="en-GB"/>
          </w:rPr>
          <w:t xml:space="preserve"> </w:t>
        </w:r>
      </w:ins>
      <w:ins w:id="973" w:author="Holger Eichelberger" w:date="2018-02-18T15:55:00Z">
        <w:r w:rsidR="007511EF">
          <w:rPr>
            <w:rFonts w:ascii="Candara" w:hAnsi="Candara"/>
            <w:noProof/>
            <w:lang w:val="en-GB"/>
          </w:rPr>
          <w:t xml:space="preserve">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w:t>
        </w:r>
      </w:ins>
      <w:ins w:id="974" w:author="Holger Eichelberger" w:date="2018-02-18T15:57:00Z">
        <w:r w:rsidR="007511EF">
          <w:rPr>
            <w:rFonts w:ascii="Candara" w:hAnsi="Candara"/>
            <w:noProof/>
            <w:lang w:val="en-GB"/>
          </w:rPr>
          <w:t xml:space="preserve"> Nevertheless, models can be created on the fly without any parser and persisted if needed.</w:t>
        </w:r>
      </w:ins>
    </w:p>
    <w:p w14:paraId="3D46287F" w14:textId="00C5A422" w:rsidR="00555460" w:rsidRDefault="00555460" w:rsidP="00EB1183">
      <w:pPr>
        <w:pStyle w:val="ListParagraph"/>
        <w:numPr>
          <w:ilvl w:val="0"/>
          <w:numId w:val="28"/>
        </w:numPr>
        <w:jc w:val="both"/>
        <w:rPr>
          <w:ins w:id="975" w:author="Holger Eichelberger" w:date="2018-02-18T15:49:00Z"/>
          <w:rFonts w:ascii="Candara" w:hAnsi="Candara"/>
          <w:noProof/>
          <w:lang w:val="en-GB"/>
        </w:rPr>
        <w:pPrChange w:id="976" w:author="Holger Eichelberger" w:date="2018-02-18T15:43:00Z">
          <w:pPr>
            <w:jc w:val="both"/>
          </w:pPr>
        </w:pPrChange>
      </w:pPr>
      <w:ins w:id="977" w:author="Holger Eichelberger" w:date="2018-02-18T16:14:00Z">
        <w:r w:rsidRPr="00555460">
          <w:rPr>
            <w:rFonts w:ascii="Courier New" w:hAnsi="Courier New" w:cs="Courier New"/>
            <w:noProof/>
            <w:lang w:val="en-GB"/>
            <w:rPrChange w:id="978" w:author="Holger Eichelberger" w:date="2018-02-18T16:14:00Z">
              <w:rPr>
                <w:rFonts w:ascii="Candara" w:hAnsi="Candara"/>
                <w:noProof/>
                <w:lang w:val="en-GB"/>
              </w:rPr>
            </w:rPrChange>
          </w:rPr>
          <w:t>net.ssehub.easy.reasoning.core</w:t>
        </w:r>
        <w:r>
          <w:rPr>
            <w:rFonts w:ascii="Candara" w:hAnsi="Candara"/>
            <w:noProof/>
            <w:lang w:val="en-GB"/>
          </w:rPr>
          <w:t xml:space="preserve">: Contains the basic interfaces for reasoning over IVML models. This includes the </w:t>
        </w:r>
        <w:r w:rsidRPr="00A24AD6">
          <w:rPr>
            <w:rFonts w:ascii="Courier New" w:hAnsi="Courier New" w:cs="Courier New"/>
            <w:noProof/>
            <w:lang w:val="en-GB"/>
            <w:rPrChange w:id="979" w:author="Holger Eichelberger" w:date="2018-02-18T16:15:00Z">
              <w:rPr>
                <w:rFonts w:ascii="Candara" w:hAnsi="Candara"/>
                <w:noProof/>
                <w:lang w:val="en-GB"/>
              </w:rPr>
            </w:rPrChange>
          </w:rPr>
          <w:t>ReasonerFrontend</w:t>
        </w:r>
        <w:r>
          <w:rPr>
            <w:rFonts w:ascii="Candara" w:hAnsi="Candara"/>
            <w:noProof/>
            <w:lang w:val="en-GB"/>
          </w:rPr>
          <w:t xml:space="preserve"> as well as the interfaces for descriptors and </w:t>
        </w:r>
      </w:ins>
      <w:ins w:id="980" w:author="Holger Eichelberger" w:date="2018-02-18T16:15:00Z">
        <w:r>
          <w:rPr>
            <w:rFonts w:ascii="Candara" w:hAnsi="Candara"/>
            <w:noProof/>
            <w:lang w:val="en-GB"/>
          </w:rPr>
          <w:t>reasoning as introduced in Section</w:t>
        </w:r>
        <w:r w:rsidR="00A24AD6">
          <w:rPr>
            <w:rFonts w:ascii="Candara" w:hAnsi="Candara"/>
            <w:noProof/>
            <w:lang w:val="en-GB"/>
          </w:rPr>
          <w:t xml:space="preserve"> </w:t>
        </w:r>
      </w:ins>
      <w:ins w:id="981" w:author="Holger Eichelberger" w:date="2018-02-18T16:16:00Z">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ins>
      <w:r w:rsidR="00A24AD6">
        <w:rPr>
          <w:rFonts w:ascii="Candara" w:hAnsi="Candara"/>
          <w:noProof/>
          <w:lang w:val="en-GB"/>
        </w:rPr>
        <w:fldChar w:fldCharType="separate"/>
      </w:r>
      <w:ins w:id="982" w:author="Holger Eichelberger" w:date="2018-02-18T16:16:00Z">
        <w:r w:rsidR="00A24AD6">
          <w:rPr>
            <w:rFonts w:ascii="Candara" w:hAnsi="Candara"/>
            <w:noProof/>
            <w:lang w:val="en-GB"/>
          </w:rPr>
          <w:t>3.3</w:t>
        </w:r>
        <w:r w:rsidR="00A24AD6">
          <w:rPr>
            <w:rFonts w:ascii="Candara" w:hAnsi="Candara"/>
            <w:noProof/>
            <w:lang w:val="en-GB"/>
          </w:rPr>
          <w:fldChar w:fldCharType="end"/>
        </w:r>
      </w:ins>
      <w:ins w:id="983" w:author="Holger Eichelberger" w:date="2018-02-18T16:15:00Z">
        <w:r>
          <w:rPr>
            <w:rFonts w:ascii="Candara" w:hAnsi="Candara"/>
            <w:noProof/>
            <w:lang w:val="en-GB"/>
          </w:rPr>
          <w:t>. However, this package does not contain any specific reasoner rather than mechansisms to register reasoners against and to retrieve reasoners.</w:t>
        </w:r>
      </w:ins>
    </w:p>
    <w:p w14:paraId="0A31D3F9" w14:textId="73A8A826" w:rsidR="00F43860" w:rsidRDefault="00F43860" w:rsidP="007511EF">
      <w:pPr>
        <w:pStyle w:val="ListParagraph"/>
        <w:numPr>
          <w:ilvl w:val="0"/>
          <w:numId w:val="28"/>
        </w:numPr>
        <w:jc w:val="both"/>
        <w:rPr>
          <w:ins w:id="984" w:author="Holger Eichelberger" w:date="2018-02-18T15:34:00Z"/>
          <w:rFonts w:ascii="Candara" w:hAnsi="Candara"/>
          <w:noProof/>
          <w:lang w:val="en-GB"/>
        </w:rPr>
        <w:pPrChange w:id="985" w:author="Holger Eichelberger" w:date="2018-02-18T15:43:00Z">
          <w:pPr>
            <w:pStyle w:val="ListParagraph"/>
            <w:numPr>
              <w:numId w:val="28"/>
            </w:numPr>
            <w:ind w:hanging="360"/>
            <w:jc w:val="both"/>
          </w:pPr>
        </w:pPrChange>
      </w:pPr>
      <w:ins w:id="986" w:author="Holger Eichelberger" w:date="2018-02-18T15:34:00Z">
        <w:r w:rsidRPr="007511EF">
          <w:rPr>
            <w:rFonts w:ascii="Courier New" w:hAnsi="Courier New" w:cs="Courier New"/>
            <w:noProof/>
            <w:lang w:val="en-GB"/>
            <w:rPrChange w:id="987" w:author="Holger Eichelberger" w:date="2018-02-18T15:58:00Z">
              <w:rPr>
                <w:rFonts w:ascii="Candara" w:hAnsi="Candara"/>
                <w:noProof/>
                <w:lang w:val="en-GB"/>
              </w:rPr>
            </w:rPrChange>
          </w:rPr>
          <w:t>net.ssehub.easy.instantiation.core</w:t>
        </w:r>
      </w:ins>
      <w:ins w:id="988" w:author="Holger Eichelberger" w:date="2018-02-18T15:47:00Z">
        <w:r w:rsidR="00EB1183">
          <w:rPr>
            <w:rFonts w:ascii="Candara" w:hAnsi="Candara"/>
            <w:noProof/>
            <w:lang w:val="en-GB"/>
          </w:rPr>
          <w:t xml:space="preserve">: Implements all classes </w:t>
        </w:r>
      </w:ins>
      <w:ins w:id="989" w:author="Holger Eichelberger" w:date="2018-02-18T15:56:00Z">
        <w:r w:rsidR="007511EF">
          <w:rPr>
            <w:rFonts w:ascii="Candara" w:hAnsi="Candara"/>
            <w:noProof/>
            <w:lang w:val="en-GB"/>
          </w:rPr>
          <w:t xml:space="preserve">representing the executable models of VIL and VTL. </w:t>
        </w:r>
      </w:ins>
      <w:ins w:id="990" w:author="Holger Eichelberger" w:date="2018-02-18T15:58:00Z">
        <w:r w:rsidR="007511EF">
          <w:rPr>
            <w:rFonts w:ascii="Candara" w:hAnsi="Candara"/>
            <w:noProof/>
            <w:lang w:val="en-GB"/>
          </w:rPr>
          <w:t xml:space="preserve">The main classes here are </w:t>
        </w:r>
        <w:r w:rsidR="007511EF" w:rsidRPr="007511EF">
          <w:rPr>
            <w:rFonts w:ascii="Courier New" w:hAnsi="Courier New" w:cs="Courier New"/>
            <w:noProof/>
            <w:lang w:val="en-GB"/>
            <w:rPrChange w:id="991" w:author="Holger Eichelberger" w:date="2018-02-18T15:59:00Z">
              <w:rPr>
                <w:rFonts w:ascii="Candara" w:hAnsi="Candara"/>
                <w:noProof/>
                <w:lang w:val="en-GB"/>
              </w:rPr>
            </w:rPrChange>
          </w:rPr>
          <w:t>net.ssehub.easy.instantiation.core.model.buildlangModel.Script</w:t>
        </w:r>
        <w:r w:rsidR="007511EF">
          <w:rPr>
            <w:rFonts w:ascii="Candara" w:hAnsi="Candara"/>
            <w:noProof/>
            <w:lang w:val="en-GB"/>
          </w:rPr>
          <w:t xml:space="preserve"> for VIL scripts </w:t>
        </w:r>
      </w:ins>
      <w:ins w:id="992" w:author="Holger Eichelberger" w:date="2018-02-18T15:59:00Z">
        <w:r w:rsidR="007511EF">
          <w:rPr>
            <w:rFonts w:ascii="Candara" w:hAnsi="Candara"/>
            <w:noProof/>
            <w:lang w:val="en-GB"/>
          </w:rPr>
          <w:t>(</w:t>
        </w:r>
      </w:ins>
      <w:ins w:id="993" w:author="Holger Eichelberger" w:date="2018-02-18T16:00:00Z">
        <w:r w:rsidR="007511EF" w:rsidRPr="007511EF">
          <w:rPr>
            <w:rFonts w:ascii="Courier New" w:hAnsi="Courier New" w:cs="Courier New"/>
            <w:noProof/>
            <w:lang w:val="en-GB"/>
            <w:rPrChange w:id="994" w:author="Holger Eichelberger" w:date="2018-02-18T16:00:00Z">
              <w:rPr>
                <w:rFonts w:ascii="Candara" w:hAnsi="Candara"/>
                <w:noProof/>
                <w:lang w:val="en-GB"/>
              </w:rPr>
            </w:rPrChange>
          </w:rPr>
          <w:t>BuildModel</w:t>
        </w:r>
        <w:r w:rsidR="007511EF">
          <w:rPr>
            <w:rFonts w:ascii="Candara" w:hAnsi="Candara"/>
            <w:noProof/>
            <w:lang w:val="en-GB"/>
          </w:rPr>
          <w:t xml:space="preserve"> in the same package is the VIL model management</w:t>
        </w:r>
      </w:ins>
      <w:ins w:id="995" w:author="Holger Eichelberger" w:date="2018-02-18T15:59:00Z">
        <w:r w:rsidR="007511EF">
          <w:rPr>
            <w:rFonts w:ascii="Candara" w:hAnsi="Candara"/>
            <w:noProof/>
            <w:lang w:val="en-GB"/>
          </w:rPr>
          <w:t>) and</w:t>
        </w:r>
      </w:ins>
      <w:ins w:id="996" w:author="Holger Eichelberger" w:date="2018-02-18T15:58:00Z">
        <w:r w:rsidR="007511EF">
          <w:rPr>
            <w:rFonts w:ascii="Candara" w:hAnsi="Candara"/>
            <w:noProof/>
            <w:lang w:val="en-GB"/>
          </w:rPr>
          <w:t xml:space="preserve"> </w:t>
        </w:r>
      </w:ins>
      <w:ins w:id="997" w:author="Holger Eichelberger" w:date="2018-02-18T15:59:00Z">
        <w:r w:rsidR="007511EF" w:rsidRPr="007511EF">
          <w:rPr>
            <w:rFonts w:ascii="Courier New" w:hAnsi="Courier New" w:cs="Courier New"/>
            <w:noProof/>
            <w:lang w:val="en-GB"/>
            <w:rPrChange w:id="998" w:author="Holger Eichelberger" w:date="2018-02-18T15:59:00Z">
              <w:rPr>
                <w:rFonts w:ascii="Candara" w:hAnsi="Candara"/>
                <w:noProof/>
                <w:lang w:val="en-GB"/>
              </w:rPr>
            </w:rPrChange>
          </w:rPr>
          <w:t>net.ssehub.easy.instantiation.core.model.templateModel.Template</w:t>
        </w:r>
        <w:r w:rsidR="007511EF">
          <w:rPr>
            <w:rFonts w:ascii="Candara" w:hAnsi="Candara"/>
            <w:noProof/>
            <w:lang w:val="en-GB"/>
          </w:rPr>
          <w:t xml:space="preserve"> for VTL scripts</w:t>
        </w:r>
      </w:ins>
      <w:ins w:id="999" w:author="Holger Eichelberger" w:date="2018-02-18T16:00:00Z">
        <w:r w:rsidR="007511EF">
          <w:rPr>
            <w:rFonts w:ascii="Candara" w:hAnsi="Candara"/>
            <w:noProof/>
            <w:lang w:val="en-GB"/>
          </w:rPr>
          <w:t xml:space="preserve"> </w:t>
        </w:r>
      </w:ins>
      <w:ins w:id="1000" w:author="Holger Eichelberger" w:date="2018-02-18T16:01:00Z">
        <w:r w:rsidR="007511EF">
          <w:rPr>
            <w:rFonts w:ascii="Candara" w:hAnsi="Candara"/>
            <w:noProof/>
            <w:lang w:val="en-GB"/>
          </w:rPr>
          <w:t>(</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w:t>
        </w:r>
        <w:r w:rsidR="007511EF">
          <w:rPr>
            <w:rFonts w:ascii="Candara" w:hAnsi="Candara"/>
            <w:noProof/>
            <w:lang w:val="en-GB"/>
          </w:rPr>
          <w:t xml:space="preserve"> is the VTL model management). Execution of a VIL script, and indirect all referenced VTL scripts) happens through </w:t>
        </w:r>
        <w:r w:rsidR="007511EF">
          <w:rPr>
            <w:rFonts w:ascii="Candara" w:hAnsi="Candara"/>
            <w:noProof/>
            <w:lang w:val="en-GB"/>
          </w:rPr>
          <w:lastRenderedPageBreak/>
          <w:t xml:space="preserve">interpretive model visitors. However, it is advisable not to </w:t>
        </w:r>
      </w:ins>
      <w:ins w:id="1001" w:author="Holger Eichelberger" w:date="2018-02-18T16:02:00Z">
        <w:r w:rsidR="007511EF">
          <w:rPr>
            <w:rFonts w:ascii="Candara" w:hAnsi="Candara"/>
            <w:noProof/>
            <w:lang w:val="en-GB"/>
          </w:rPr>
          <w:t xml:space="preserve">utilize these visitors directly, rather than the central VIL model executor </w:t>
        </w:r>
        <w:r w:rsidR="007511EF" w:rsidRPr="007511EF">
          <w:rPr>
            <w:rFonts w:ascii="Courier New" w:hAnsi="Courier New" w:cs="Courier New"/>
            <w:noProof/>
            <w:lang w:val="en-GB"/>
            <w:rPrChange w:id="1002" w:author="Holger Eichelberger" w:date="2018-02-18T16:02:00Z">
              <w:rPr>
                <w:rFonts w:ascii="Candara" w:hAnsi="Candara"/>
                <w:noProof/>
                <w:lang w:val="en-GB"/>
              </w:rPr>
            </w:rPrChange>
          </w:rPr>
          <w:t>net.ssehub.easy.instantiation.core.model.execution.Executor</w:t>
        </w:r>
        <w:r w:rsidR="007511EF">
          <w:rPr>
            <w:rFonts w:ascii="Candara" w:hAnsi="Candara"/>
            <w:noProof/>
            <w:lang w:val="en-GB"/>
          </w:rPr>
          <w:t>.</w:t>
        </w:r>
      </w:ins>
    </w:p>
    <w:p w14:paraId="35255EE1" w14:textId="3490807D" w:rsidR="007511EF" w:rsidRDefault="007511EF" w:rsidP="00555460">
      <w:pPr>
        <w:pStyle w:val="Heading3"/>
        <w:rPr>
          <w:ins w:id="1003" w:author="Holger Eichelberger" w:date="2018-02-18T16:04:00Z"/>
          <w:rFonts w:ascii="Candara" w:hAnsi="Candara"/>
          <w:noProof/>
          <w:lang w:val="en-GB"/>
        </w:rPr>
        <w:pPrChange w:id="1004" w:author="Holger Eichelberger" w:date="2018-02-18T16:13:00Z">
          <w:pPr>
            <w:pStyle w:val="ListParagraph"/>
            <w:numPr>
              <w:numId w:val="28"/>
            </w:numPr>
            <w:ind w:hanging="360"/>
            <w:jc w:val="both"/>
          </w:pPr>
        </w:pPrChange>
      </w:pPr>
      <w:ins w:id="1005" w:author="Holger Eichelberger" w:date="2018-02-18T16:04:00Z">
        <w:r w:rsidRPr="007511EF">
          <w:rPr>
            <w:noProof/>
            <w:lang w:val="en-GB"/>
            <w:rPrChange w:id="1006" w:author="Holger Eichelberger" w:date="2018-02-18T16:04:00Z">
              <w:rPr>
                <w:noProof/>
                <w:lang w:val="en-GB"/>
              </w:rPr>
            </w:rPrChange>
          </w:rPr>
          <w:t>DSL languages, models and parsers</w:t>
        </w:r>
      </w:ins>
    </w:p>
    <w:p w14:paraId="1AE4CCC2" w14:textId="35930A40" w:rsidR="007511EF" w:rsidRPr="007511EF" w:rsidRDefault="007511EF" w:rsidP="007511EF">
      <w:pPr>
        <w:jc w:val="both"/>
        <w:rPr>
          <w:ins w:id="1007" w:author="Holger Eichelberger" w:date="2018-02-18T16:04:00Z"/>
          <w:rFonts w:ascii="Candara" w:hAnsi="Candara"/>
          <w:noProof/>
          <w:lang w:val="en-GB"/>
          <w:rPrChange w:id="1008" w:author="Holger Eichelberger" w:date="2018-02-18T16:04:00Z">
            <w:rPr>
              <w:ins w:id="1009" w:author="Holger Eichelberger" w:date="2018-02-18T16:04:00Z"/>
              <w:noProof/>
              <w:lang w:val="en-GB"/>
            </w:rPr>
          </w:rPrChange>
        </w:rPr>
        <w:pPrChange w:id="1010" w:author="Holger Eichelberger" w:date="2018-02-18T16:04:00Z">
          <w:pPr>
            <w:pStyle w:val="ListParagraph"/>
            <w:numPr>
              <w:numId w:val="28"/>
            </w:numPr>
            <w:ind w:hanging="360"/>
            <w:jc w:val="both"/>
          </w:pPr>
        </w:pPrChange>
      </w:pPr>
      <w:ins w:id="1011" w:author="Holger Eichelberger" w:date="2018-02-18T16:04:00Z">
        <w:r>
          <w:rPr>
            <w:rFonts w:ascii="Candara" w:hAnsi="Candara"/>
            <w:noProof/>
            <w:lang w:val="en-GB"/>
          </w:rPr>
          <w:t xml:space="preserve">Typically, creating models </w:t>
        </w:r>
      </w:ins>
      <w:ins w:id="1012" w:author="Holger Eichelberger" w:date="2018-02-18T16:05:00Z">
        <w:r>
          <w:rPr>
            <w:rFonts w:ascii="Candara" w:hAnsi="Candara"/>
            <w:noProof/>
            <w:lang w:val="en-GB"/>
          </w:rPr>
          <w:t>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w:t>
        </w:r>
      </w:ins>
      <w:ins w:id="1013" w:author="Holger Eichelberger" w:date="2018-02-18T16:06:00Z">
        <w:r w:rsidR="0036359F">
          <w:rPr>
            <w:rFonts w:ascii="Candara" w:hAnsi="Candara"/>
            <w:noProof/>
            <w:lang w:val="en-GB"/>
          </w:rPr>
          <w:t xml:space="preserve">Following xText conventions, each languages is implemented in three bundles 1) the parser, which can be used standalone 2) the tests (in our case coarse-grained language tests utilizing the parser and the translation into the object models) </w:t>
        </w:r>
      </w:ins>
      <w:ins w:id="1014" w:author="Holger Eichelberger" w:date="2018-02-18T16:07:00Z">
        <w:r w:rsidR="0036359F">
          <w:rPr>
            <w:rFonts w:ascii="Candara" w:hAnsi="Candara"/>
            <w:noProof/>
            <w:lang w:val="en-GB"/>
          </w:rPr>
          <w:t xml:space="preserve">3) </w:t>
        </w:r>
      </w:ins>
      <w:ins w:id="1015" w:author="Holger Eichelberger" w:date="2018-02-18T16:06:00Z">
        <w:r w:rsidR="0036359F">
          <w:rPr>
            <w:rFonts w:ascii="Candara" w:hAnsi="Candara"/>
            <w:noProof/>
            <w:lang w:val="en-GB"/>
          </w:rPr>
          <w:t>the user</w:t>
        </w:r>
      </w:ins>
      <w:ins w:id="1016" w:author="Holger Eichelberger" w:date="2018-02-18T16:07:00Z">
        <w:r w:rsidR="0036359F">
          <w:rPr>
            <w:rFonts w:ascii="Candara" w:hAnsi="Candara"/>
            <w:noProof/>
            <w:lang w:val="en-GB"/>
          </w:rPr>
          <w:t xml:space="preserve"> interfaces, which is not considerd </w:t>
        </w:r>
      </w:ins>
      <w:ins w:id="1017" w:author="Holger Eichelberger" w:date="2018-02-18T16:08:00Z">
        <w:r w:rsidR="0036359F">
          <w:rPr>
            <w:rFonts w:ascii="Candara" w:hAnsi="Candara"/>
            <w:noProof/>
            <w:lang w:val="en-GB"/>
          </w:rPr>
          <w:t xml:space="preserve">to be a logical </w:t>
        </w:r>
      </w:ins>
      <w:ins w:id="1018" w:author="Holger Eichelberger" w:date="2018-02-18T16:07:00Z">
        <w:r w:rsidR="0036359F">
          <w:rPr>
            <w:rFonts w:ascii="Candara" w:hAnsi="Candara"/>
            <w:noProof/>
            <w:lang w:val="en-GB"/>
          </w:rPr>
          <w:t>part of this l</w:t>
        </w:r>
      </w:ins>
      <w:ins w:id="1019" w:author="Holger Eichelberger" w:date="2018-02-18T16:08:00Z">
        <w:r w:rsidR="0036359F">
          <w:rPr>
            <w:rFonts w:ascii="Candara" w:hAnsi="Candara"/>
            <w:noProof/>
            <w:lang w:val="en-GB"/>
          </w:rPr>
          <w:t>ayer rather than the UI layer. The core components here are</w:t>
        </w:r>
      </w:ins>
    </w:p>
    <w:p w14:paraId="75B5B208" w14:textId="6810A6F4" w:rsidR="007511EF" w:rsidRDefault="007511EF" w:rsidP="0036359F">
      <w:pPr>
        <w:pStyle w:val="ListParagraph"/>
        <w:numPr>
          <w:ilvl w:val="0"/>
          <w:numId w:val="28"/>
        </w:numPr>
        <w:jc w:val="both"/>
        <w:rPr>
          <w:ins w:id="1020" w:author="Holger Eichelberger" w:date="2018-02-18T16:04:00Z"/>
          <w:rFonts w:ascii="Candara" w:hAnsi="Candara"/>
          <w:noProof/>
          <w:lang w:val="en-GB"/>
        </w:rPr>
        <w:pPrChange w:id="1021" w:author="Holger Eichelberger" w:date="2018-02-18T16:08:00Z">
          <w:pPr>
            <w:pStyle w:val="ListParagraph"/>
            <w:numPr>
              <w:ilvl w:val="1"/>
              <w:numId w:val="28"/>
            </w:numPr>
            <w:ind w:left="1440" w:hanging="360"/>
            <w:jc w:val="both"/>
          </w:pPr>
        </w:pPrChange>
      </w:pPr>
      <w:ins w:id="1022" w:author="Holger Eichelberger" w:date="2018-02-18T16:04:00Z">
        <w:r w:rsidRPr="0036359F">
          <w:rPr>
            <w:rFonts w:ascii="Courier New" w:hAnsi="Courier New" w:cs="Courier New"/>
            <w:noProof/>
            <w:lang w:val="en-GB"/>
            <w:rPrChange w:id="1023" w:author="Holger Eichelberger" w:date="2018-02-18T16:11:00Z">
              <w:rPr>
                <w:rFonts w:ascii="Candara" w:hAnsi="Candara"/>
                <w:noProof/>
                <w:lang w:val="en-GB"/>
              </w:rPr>
            </w:rPrChange>
          </w:rPr>
          <w:t>net.ssehub.easy.dslCore</w:t>
        </w:r>
      </w:ins>
      <w:ins w:id="1024" w:author="Holger Eichelberger" w:date="2018-02-18T16:08:00Z">
        <w:r w:rsidR="0036359F">
          <w:rPr>
            <w:rFonts w:ascii="Candara" w:hAnsi="Candara"/>
            <w:noProof/>
            <w:lang w:val="en-GB"/>
          </w:rPr>
          <w:t>: Common mechanisms for all EASy-Producer languages</w:t>
        </w:r>
      </w:ins>
      <w:ins w:id="1025" w:author="Holger Eichelberger" w:date="2018-02-18T16:11:00Z">
        <w:r w:rsidR="0036359F">
          <w:rPr>
            <w:rFonts w:ascii="Candara" w:hAnsi="Candara"/>
            <w:noProof/>
            <w:lang w:val="en-GB"/>
          </w:rPr>
          <w:t xml:space="preserve">, including functions setting up the right (standalone or Eclipse) environment for xText languages as well as </w:t>
        </w:r>
      </w:ins>
      <w:ins w:id="1026" w:author="Holger Eichelberger" w:date="2018-02-18T16:08:00Z">
        <w:r w:rsidR="0036359F">
          <w:rPr>
            <w:rFonts w:ascii="Candara" w:hAnsi="Candara"/>
            <w:noProof/>
            <w:lang w:val="en-GB"/>
          </w:rPr>
          <w:t xml:space="preserve">some </w:t>
        </w:r>
      </w:ins>
      <w:ins w:id="1027" w:author="Holger Eichelberger" w:date="2018-02-18T16:12:00Z">
        <w:r w:rsidR="0036359F">
          <w:rPr>
            <w:rFonts w:ascii="Candara" w:hAnsi="Candara"/>
            <w:noProof/>
            <w:lang w:val="en-GB"/>
          </w:rPr>
          <w:t xml:space="preserve">basic language </w:t>
        </w:r>
      </w:ins>
      <w:ins w:id="1028" w:author="Holger Eichelberger" w:date="2018-02-18T16:08:00Z">
        <w:r w:rsidR="0036359F">
          <w:rPr>
            <w:rFonts w:ascii="Candara" w:hAnsi="Candara"/>
            <w:noProof/>
            <w:lang w:val="en-GB"/>
          </w:rPr>
          <w:t>testing support.</w:t>
        </w:r>
      </w:ins>
    </w:p>
    <w:p w14:paraId="567BC402" w14:textId="10E4CFB3" w:rsidR="007511EF" w:rsidRPr="0036359F" w:rsidRDefault="007511EF" w:rsidP="0036359F">
      <w:pPr>
        <w:pStyle w:val="ListParagraph"/>
        <w:numPr>
          <w:ilvl w:val="0"/>
          <w:numId w:val="28"/>
        </w:numPr>
        <w:jc w:val="both"/>
        <w:rPr>
          <w:ins w:id="1029" w:author="Holger Eichelberger" w:date="2018-02-18T16:04:00Z"/>
          <w:rFonts w:ascii="Candara" w:hAnsi="Candara"/>
          <w:noProof/>
          <w:lang w:val="en-US"/>
          <w:rPrChange w:id="1030" w:author="Holger Eichelberger" w:date="2018-02-18T16:09:00Z">
            <w:rPr>
              <w:ins w:id="1031" w:author="Holger Eichelberger" w:date="2018-02-18T16:04:00Z"/>
              <w:rFonts w:ascii="Candara" w:hAnsi="Candara"/>
              <w:noProof/>
            </w:rPr>
          </w:rPrChange>
        </w:rPr>
        <w:pPrChange w:id="1032" w:author="Holger Eichelberger" w:date="2018-02-18T16:08:00Z">
          <w:pPr>
            <w:pStyle w:val="ListParagraph"/>
            <w:numPr>
              <w:ilvl w:val="1"/>
              <w:numId w:val="28"/>
            </w:numPr>
            <w:ind w:left="1440" w:hanging="360"/>
            <w:jc w:val="both"/>
          </w:pPr>
        </w:pPrChange>
      </w:pPr>
      <w:ins w:id="1033" w:author="Holger Eichelberger" w:date="2018-02-18T16:04:00Z">
        <w:r w:rsidRPr="0036359F">
          <w:rPr>
            <w:rFonts w:ascii="Courier New" w:hAnsi="Courier New" w:cs="Courier New"/>
            <w:noProof/>
            <w:lang w:val="en-GB"/>
            <w:rPrChange w:id="1034" w:author="Holger Eichelberger" w:date="2018-02-18T16:11:00Z">
              <w:rPr>
                <w:rFonts w:ascii="Candara" w:hAnsi="Candara"/>
                <w:noProof/>
              </w:rPr>
            </w:rPrChange>
          </w:rPr>
          <w:t>de.uni_hildesheim.sse.ivml</w:t>
        </w:r>
      </w:ins>
      <w:ins w:id="1035" w:author="Holger Eichelberger" w:date="2018-02-18T16:08:00Z">
        <w:r w:rsidR="0036359F" w:rsidRPr="0036359F">
          <w:rPr>
            <w:rFonts w:ascii="Candara" w:hAnsi="Candara"/>
            <w:noProof/>
            <w:lang w:val="en-US"/>
            <w:rPrChange w:id="1036" w:author="Holger Eichelberger" w:date="2018-02-18T16:09:00Z">
              <w:rPr>
                <w:rFonts w:ascii="Candara" w:hAnsi="Candara"/>
                <w:noProof/>
              </w:rPr>
            </w:rPrChange>
          </w:rPr>
          <w:t xml:space="preserve">: The IVML grammar, the IVML parser and the language translation to instances in </w:t>
        </w:r>
      </w:ins>
      <w:ins w:id="1037" w:author="Holger Eichelberger" w:date="2018-02-18T16:09:00Z">
        <w:r w:rsidR="0036359F" w:rsidRPr="004577FA">
          <w:rPr>
            <w:rFonts w:ascii="Courier New" w:hAnsi="Courier New" w:cs="Courier New"/>
            <w:noProof/>
            <w:lang w:val="en-GB"/>
          </w:rPr>
          <w:t>net.ssehub.easy.varModel</w:t>
        </w:r>
        <w:r w:rsidR="0036359F">
          <w:rPr>
            <w:rFonts w:ascii="Candara" w:hAnsi="Candara"/>
            <w:noProof/>
            <w:lang w:val="en-US"/>
          </w:rPr>
          <w:t>.</w:t>
        </w:r>
      </w:ins>
    </w:p>
    <w:p w14:paraId="6A87CCF7" w14:textId="6B01F3D0" w:rsidR="0036359F" w:rsidRDefault="0036359F" w:rsidP="0036359F">
      <w:pPr>
        <w:pStyle w:val="ListParagraph"/>
        <w:numPr>
          <w:ilvl w:val="0"/>
          <w:numId w:val="28"/>
        </w:numPr>
        <w:jc w:val="both"/>
        <w:rPr>
          <w:ins w:id="1038" w:author="Holger Eichelberger" w:date="2018-02-18T16:09:00Z"/>
          <w:rFonts w:ascii="Candara" w:hAnsi="Candara"/>
          <w:noProof/>
          <w:lang w:val="en-GB"/>
        </w:rPr>
      </w:pPr>
      <w:ins w:id="1039" w:author="Holger Eichelberger" w:date="2018-02-18T16:09:00Z">
        <w:r w:rsidRPr="0036359F">
          <w:rPr>
            <w:rFonts w:ascii="Courier New" w:hAnsi="Courier New" w:cs="Courier New"/>
            <w:noProof/>
            <w:lang w:val="en-GB"/>
            <w:rPrChange w:id="1040" w:author="Holger Eichelberger" w:date="2018-02-18T16:11:00Z">
              <w:rPr>
                <w:rFonts w:ascii="Candara" w:hAnsi="Candara"/>
                <w:noProof/>
                <w:lang w:val="en-GB"/>
              </w:rPr>
            </w:rPrChange>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ins>
      <w:ins w:id="1041" w:author="Holger Eichelberger" w:date="2018-02-18T16:10:00Z">
        <w:r w:rsidRPr="004577FA">
          <w:rPr>
            <w:rFonts w:ascii="Courier New" w:hAnsi="Courier New" w:cs="Courier New"/>
            <w:noProof/>
            <w:lang w:val="en-GB"/>
          </w:rPr>
          <w:t>net.ssehub.easy.instantiation.core</w:t>
        </w:r>
      </w:ins>
      <w:ins w:id="1042" w:author="Holger Eichelberger" w:date="2018-02-18T16:09:00Z">
        <w:r>
          <w:rPr>
            <w:rFonts w:ascii="Candara" w:hAnsi="Candara"/>
            <w:noProof/>
            <w:lang w:val="en-GB"/>
          </w:rPr>
          <w:t>.</w:t>
        </w:r>
      </w:ins>
    </w:p>
    <w:p w14:paraId="651B582A" w14:textId="51A1B16C" w:rsidR="007511EF" w:rsidRPr="0036359F" w:rsidRDefault="007511EF" w:rsidP="0036359F">
      <w:pPr>
        <w:pStyle w:val="ListParagraph"/>
        <w:numPr>
          <w:ilvl w:val="0"/>
          <w:numId w:val="28"/>
        </w:numPr>
        <w:jc w:val="both"/>
        <w:rPr>
          <w:ins w:id="1043" w:author="Holger Eichelberger" w:date="2018-02-18T16:04:00Z"/>
          <w:rFonts w:ascii="Candara" w:hAnsi="Candara"/>
          <w:noProof/>
          <w:lang w:val="en-GB"/>
          <w:rPrChange w:id="1044" w:author="Holger Eichelberger" w:date="2018-02-18T16:09:00Z">
            <w:rPr>
              <w:ins w:id="1045" w:author="Holger Eichelberger" w:date="2018-02-18T16:04:00Z"/>
              <w:rFonts w:ascii="Candara" w:hAnsi="Candara"/>
              <w:noProof/>
            </w:rPr>
          </w:rPrChange>
        </w:rPr>
        <w:pPrChange w:id="1046" w:author="Holger Eichelberger" w:date="2018-02-18T16:08:00Z">
          <w:pPr>
            <w:pStyle w:val="ListParagraph"/>
            <w:numPr>
              <w:ilvl w:val="1"/>
              <w:numId w:val="28"/>
            </w:numPr>
            <w:ind w:left="1440" w:hanging="360"/>
            <w:jc w:val="both"/>
          </w:pPr>
        </w:pPrChange>
      </w:pPr>
      <w:ins w:id="1047" w:author="Holger Eichelberger" w:date="2018-02-18T16:04:00Z">
        <w:r w:rsidRPr="0036359F">
          <w:rPr>
            <w:rFonts w:ascii="Courier New" w:hAnsi="Courier New" w:cs="Courier New"/>
            <w:noProof/>
            <w:lang w:val="en-GB"/>
            <w:rPrChange w:id="1048" w:author="Holger Eichelberger" w:date="2018-02-18T16:11:00Z">
              <w:rPr>
                <w:rFonts w:ascii="Candara" w:hAnsi="Candara"/>
                <w:noProof/>
              </w:rPr>
            </w:rPrChange>
          </w:rPr>
          <w:t>de.uni_hildesheim.sse.vil.buildlang</w:t>
        </w:r>
      </w:ins>
      <w:ins w:id="1049" w:author="Holger Eichelberger" w:date="2018-02-18T16:09:00Z">
        <w:r w:rsidR="0036359F">
          <w:rPr>
            <w:rFonts w:ascii="Candara" w:hAnsi="Candara"/>
            <w:noProof/>
            <w:lang w:val="en-GB"/>
          </w:rPr>
          <w:t>: The</w:t>
        </w:r>
      </w:ins>
      <w:ins w:id="1050" w:author="Holger Eichelberger" w:date="2018-02-18T16:10:00Z">
        <w:r w:rsidR="0036359F">
          <w:rPr>
            <w:rFonts w:ascii="Candara" w:hAnsi="Candara"/>
            <w:noProof/>
            <w:lang w:val="en-GB"/>
          </w:rPr>
          <w:t xml:space="preserve"> VIL grammar, the VIL parser and the language </w:t>
        </w:r>
        <w:r w:rsidR="0036359F">
          <w:rPr>
            <w:rFonts w:ascii="Candara" w:hAnsi="Candara"/>
            <w:noProof/>
            <w:lang w:val="en-GB"/>
          </w:rPr>
          <w:t xml:space="preserve">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w:t>
        </w:r>
        <w:r w:rsidR="0036359F">
          <w:rPr>
            <w:rFonts w:ascii="Candara" w:hAnsi="Candara"/>
            <w:noProof/>
            <w:lang w:val="en-GB"/>
          </w:rPr>
          <w:t xml:space="preserve"> This component depends on </w:t>
        </w:r>
        <w:r w:rsidR="0036359F" w:rsidRPr="0036359F">
          <w:rPr>
            <w:rFonts w:ascii="Courier New" w:hAnsi="Courier New" w:cs="Courier New"/>
            <w:noProof/>
            <w:lang w:val="en-GB"/>
            <w:rPrChange w:id="1051" w:author="Holger Eichelberger" w:date="2018-02-18T16:11:00Z">
              <w:rPr>
                <w:rFonts w:ascii="Candara" w:hAnsi="Candara"/>
                <w:noProof/>
                <w:lang w:val="en-GB"/>
              </w:rPr>
            </w:rPrChange>
          </w:rPr>
          <w:t>de.uni_hildesheim.sse.vil.expressions</w:t>
        </w:r>
        <w:r w:rsidR="0036359F">
          <w:rPr>
            <w:rFonts w:ascii="Candara" w:hAnsi="Candara"/>
            <w:noProof/>
            <w:lang w:val="en-GB"/>
          </w:rPr>
          <w:t>.</w:t>
        </w:r>
      </w:ins>
    </w:p>
    <w:p w14:paraId="088D7939" w14:textId="19A24AD3" w:rsidR="007511EF" w:rsidRPr="0036359F" w:rsidRDefault="007511EF" w:rsidP="0036359F">
      <w:pPr>
        <w:pStyle w:val="ListParagraph"/>
        <w:numPr>
          <w:ilvl w:val="0"/>
          <w:numId w:val="28"/>
        </w:numPr>
        <w:jc w:val="both"/>
        <w:rPr>
          <w:ins w:id="1052" w:author="Holger Eichelberger" w:date="2018-02-18T16:04:00Z"/>
          <w:rFonts w:ascii="Candara" w:hAnsi="Candara"/>
          <w:noProof/>
          <w:lang w:val="en-US"/>
          <w:rPrChange w:id="1053" w:author="Holger Eichelberger" w:date="2018-02-18T16:10:00Z">
            <w:rPr>
              <w:ins w:id="1054" w:author="Holger Eichelberger" w:date="2018-02-18T16:04:00Z"/>
              <w:rFonts w:ascii="Candara" w:hAnsi="Candara"/>
              <w:noProof/>
            </w:rPr>
          </w:rPrChange>
        </w:rPr>
        <w:pPrChange w:id="1055" w:author="Holger Eichelberger" w:date="2018-02-18T16:08:00Z">
          <w:pPr>
            <w:pStyle w:val="ListParagraph"/>
            <w:numPr>
              <w:ilvl w:val="1"/>
              <w:numId w:val="28"/>
            </w:numPr>
            <w:ind w:left="1440" w:hanging="360"/>
            <w:jc w:val="both"/>
          </w:pPr>
        </w:pPrChange>
      </w:pPr>
      <w:ins w:id="1056" w:author="Holger Eichelberger" w:date="2018-02-18T16:04:00Z">
        <w:r w:rsidRPr="0036359F">
          <w:rPr>
            <w:rFonts w:ascii="Courier New" w:hAnsi="Courier New" w:cs="Courier New"/>
            <w:noProof/>
            <w:lang w:val="en-GB"/>
            <w:rPrChange w:id="1057" w:author="Holger Eichelberger" w:date="2018-02-18T16:11:00Z">
              <w:rPr>
                <w:rFonts w:ascii="Candara" w:hAnsi="Candara"/>
                <w:noProof/>
              </w:rPr>
            </w:rPrChange>
          </w:rPr>
          <w:t>de.uni_hildesheim.sse.vil.templatelang</w:t>
        </w:r>
      </w:ins>
      <w:ins w:id="1058" w:author="Holger Eichelberger" w:date="2018-02-18T16:10:00Z">
        <w:r w:rsidR="0036359F" w:rsidRPr="0036359F">
          <w:rPr>
            <w:rFonts w:ascii="Candara" w:hAnsi="Candara"/>
            <w:noProof/>
            <w:lang w:val="en-US"/>
            <w:rPrChange w:id="1059" w:author="Holger Eichelberger" w:date="2018-02-18T16:10:00Z">
              <w:rPr>
                <w:rFonts w:ascii="Candara" w:hAnsi="Candara"/>
                <w:noProof/>
              </w:rPr>
            </w:rPrChange>
          </w:rPr>
          <w:t xml:space="preserve">: </w:t>
        </w:r>
        <w:r w:rsidR="0036359F">
          <w:rPr>
            <w:rFonts w:ascii="Candara" w:hAnsi="Candara"/>
            <w:noProof/>
            <w:lang w:val="en-GB"/>
          </w:rPr>
          <w:t>The V</w:t>
        </w:r>
        <w:r w:rsidR="0036359F">
          <w:rPr>
            <w:rFonts w:ascii="Candara" w:hAnsi="Candara"/>
            <w:noProof/>
            <w:lang w:val="en-GB"/>
          </w:rPr>
          <w:t>TL</w:t>
        </w:r>
        <w:r w:rsidR="0036359F">
          <w:rPr>
            <w:rFonts w:ascii="Candara" w:hAnsi="Candara"/>
            <w:noProof/>
            <w:lang w:val="en-GB"/>
          </w:rPr>
          <w:t xml:space="preserve"> grammar, the V</w:t>
        </w:r>
        <w:r w:rsidR="0036359F">
          <w:rPr>
            <w:rFonts w:ascii="Candara" w:hAnsi="Candara"/>
            <w:noProof/>
            <w:lang w:val="en-GB"/>
          </w:rPr>
          <w:t>TL</w:t>
        </w:r>
        <w:r w:rsidR="0036359F">
          <w:rPr>
            <w:rFonts w:ascii="Candara" w:hAnsi="Candara"/>
            <w:noProof/>
            <w:lang w:val="en-GB"/>
          </w:rPr>
          <w:t xml:space="preserve">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36359F">
          <w:rPr>
            <w:rFonts w:ascii="Courier New" w:hAnsi="Courier New" w:cs="Courier New"/>
            <w:noProof/>
            <w:lang w:val="en-GB"/>
            <w:rPrChange w:id="1060" w:author="Holger Eichelberger" w:date="2018-02-18T16:11:00Z">
              <w:rPr>
                <w:rFonts w:ascii="Candara" w:hAnsi="Candara"/>
                <w:noProof/>
                <w:lang w:val="en-GB"/>
              </w:rPr>
            </w:rPrChange>
          </w:rPr>
          <w:t>de.uni_hildesheim.sse.vil.expressions</w:t>
        </w:r>
        <w:r w:rsidR="0036359F">
          <w:rPr>
            <w:rFonts w:ascii="Candara" w:hAnsi="Candara"/>
            <w:noProof/>
            <w:lang w:val="en-GB"/>
          </w:rPr>
          <w:t>.</w:t>
        </w:r>
      </w:ins>
    </w:p>
    <w:p w14:paraId="251F5F29" w14:textId="706A8C42" w:rsidR="00555460" w:rsidRDefault="00555460" w:rsidP="007511EF">
      <w:pPr>
        <w:jc w:val="both"/>
        <w:rPr>
          <w:ins w:id="1061" w:author="Holger Eichelberger" w:date="2018-02-18T16:12:00Z"/>
          <w:rFonts w:ascii="Candara" w:hAnsi="Candara"/>
          <w:noProof/>
          <w:lang w:val="en-GB"/>
        </w:rPr>
        <w:pPrChange w:id="1062" w:author="Holger Eichelberger" w:date="2018-02-18T16:03:00Z">
          <w:pPr>
            <w:jc w:val="both"/>
          </w:pPr>
        </w:pPrChange>
      </w:pPr>
      <w:ins w:id="1063" w:author="Holger Eichelberger" w:date="2018-02-18T16:12:00Z">
        <w:r>
          <w:rPr>
            <w:rFonts w:ascii="Candara" w:hAnsi="Candara"/>
            <w:noProof/>
            <w:lang w:val="en-GB"/>
          </w:rPr>
          <w:t xml:space="preserve">The parsers are registered through OSGi descriptive services with the respective model management classes, i.e., asking a model management implementation for the </w:t>
        </w:r>
      </w:ins>
      <w:ins w:id="1064" w:author="Holger Eichelberger" w:date="2018-02-18T16:13:00Z">
        <w:r>
          <w:rPr>
            <w:rFonts w:ascii="Candara" w:hAnsi="Candara"/>
            <w:noProof/>
            <w:lang w:val="en-GB"/>
          </w:rPr>
          <w:t>available models and loading a model involves functionality provided by the xText parsers.</w:t>
        </w:r>
      </w:ins>
    </w:p>
    <w:p w14:paraId="5CC87091" w14:textId="045D3D7F" w:rsidR="00555460" w:rsidRDefault="00555460" w:rsidP="009746AD">
      <w:pPr>
        <w:pStyle w:val="Heading3"/>
        <w:rPr>
          <w:ins w:id="1065" w:author="Holger Eichelberger" w:date="2018-02-18T16:16:00Z"/>
          <w:noProof/>
          <w:lang w:val="en-GB"/>
        </w:rPr>
        <w:pPrChange w:id="1066" w:author="Holger Eichelberger" w:date="2018-02-18T16:16:00Z">
          <w:pPr>
            <w:pStyle w:val="ListParagraph"/>
            <w:numPr>
              <w:numId w:val="28"/>
            </w:numPr>
            <w:ind w:hanging="360"/>
            <w:jc w:val="both"/>
          </w:pPr>
        </w:pPrChange>
      </w:pPr>
      <w:ins w:id="1067" w:author="Holger Eichelberger" w:date="2018-02-18T16:13:00Z">
        <w:r w:rsidRPr="00555460">
          <w:rPr>
            <w:noProof/>
            <w:lang w:val="en-GB"/>
            <w:rPrChange w:id="1068" w:author="Holger Eichelberger" w:date="2018-02-18T16:13:00Z">
              <w:rPr>
                <w:noProof/>
                <w:lang w:val="en-GB"/>
              </w:rPr>
            </w:rPrChange>
          </w:rPr>
          <w:t>IVML reasoning</w:t>
        </w:r>
      </w:ins>
    </w:p>
    <w:p w14:paraId="080CEBE2" w14:textId="1FF706CD" w:rsidR="009746AD" w:rsidRPr="009746AD" w:rsidRDefault="009746AD" w:rsidP="009746AD">
      <w:pPr>
        <w:jc w:val="both"/>
        <w:rPr>
          <w:ins w:id="1069" w:author="Holger Eichelberger" w:date="2018-02-18T16:13:00Z"/>
          <w:lang w:val="en-GB"/>
          <w:rPrChange w:id="1070" w:author="Holger Eichelberger" w:date="2018-02-18T16:16:00Z">
            <w:rPr>
              <w:ins w:id="1071" w:author="Holger Eichelberger" w:date="2018-02-18T16:13:00Z"/>
              <w:noProof/>
              <w:lang w:val="en-GB"/>
            </w:rPr>
          </w:rPrChange>
        </w:rPr>
        <w:pPrChange w:id="1072" w:author="Holger Eichelberger" w:date="2018-02-18T16:19:00Z">
          <w:pPr>
            <w:pStyle w:val="ListParagraph"/>
            <w:numPr>
              <w:numId w:val="28"/>
            </w:numPr>
            <w:ind w:hanging="360"/>
            <w:jc w:val="both"/>
          </w:pPr>
        </w:pPrChange>
      </w:pPr>
      <w:ins w:id="1073" w:author="Holger Eichelberger" w:date="2018-02-18T16:16:00Z">
        <w:r>
          <w:rPr>
            <w:lang w:val="en-GB"/>
          </w:rPr>
          <w:t xml:space="preserve">Reasoners for IVML reasoning rely on </w:t>
        </w:r>
      </w:ins>
      <w:ins w:id="1074" w:author="Holger Eichelberger" w:date="2018-02-18T16:17:00Z">
        <w:r w:rsidRPr="004577FA">
          <w:rPr>
            <w:rFonts w:ascii="Courier New" w:hAnsi="Courier New" w:cs="Courier New"/>
            <w:noProof/>
            <w:lang w:val="en-GB"/>
          </w:rPr>
          <w:t>net.ssehub.easy.varModel</w:t>
        </w:r>
      </w:ins>
      <w:ins w:id="1075" w:author="Holger Eichelberger" w:date="2018-02-18T16:16:00Z">
        <w:r>
          <w:rPr>
            <w:lang w:val="en-GB"/>
          </w:rPr>
          <w:t xml:space="preserve"> implement the interfaces in </w:t>
        </w:r>
      </w:ins>
      <w:ins w:id="1076" w:author="Holger Eichelberger" w:date="2018-02-18T16:17:00Z">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9746AD">
          <w:rPr>
            <w:lang w:val="en-GB"/>
            <w:rPrChange w:id="1077" w:author="Holger Eichelberger" w:date="2018-02-18T16:17:00Z">
              <w:rPr>
                <w:rFonts w:ascii="Courier New" w:hAnsi="Courier New" w:cs="Courier New"/>
                <w:noProof/>
                <w:lang w:val="en-GB"/>
              </w:rPr>
            </w:rPrChange>
          </w:rPr>
          <w:t>and register themselves through OSGi descriptive services against the</w:t>
        </w:r>
        <w:r>
          <w:rPr>
            <w:rFonts w:ascii="Courier New" w:hAnsi="Courier New" w:cs="Courier New"/>
            <w:noProof/>
            <w:lang w:val="en-GB"/>
          </w:rPr>
          <w:t xml:space="preserve"> ReasonerFrontend.</w:t>
        </w:r>
        <w:r w:rsidRPr="009746AD">
          <w:rPr>
            <w:lang w:val="en-GB"/>
            <w:rPrChange w:id="1078" w:author="Holger Eichelberger" w:date="2018-02-18T16:19:00Z">
              <w:rPr>
                <w:rFonts w:ascii="Courier New" w:hAnsi="Courier New" w:cs="Courier New"/>
                <w:noProof/>
                <w:lang w:val="en-GB"/>
              </w:rPr>
            </w:rPrChange>
          </w:rPr>
          <w:t xml:space="preserve"> </w:t>
        </w:r>
      </w:ins>
      <w:ins w:id="1079" w:author="Holger Eichelberger" w:date="2018-02-18T16:21:00Z">
        <w:r>
          <w:rPr>
            <w:lang w:val="en-GB"/>
          </w:rPr>
          <w:t xml:space="preserve">Reasoners are called exclusively through the </w:t>
        </w:r>
        <w:r>
          <w:rPr>
            <w:rFonts w:ascii="Courier New" w:hAnsi="Courier New" w:cs="Courier New"/>
            <w:noProof/>
            <w:lang w:val="en-GB"/>
          </w:rPr>
          <w:t>ReasonerFrontend.</w:t>
        </w:r>
        <w:r>
          <w:rPr>
            <w:lang w:val="en-GB"/>
          </w:rPr>
          <w:t xml:space="preserve"> </w:t>
        </w:r>
      </w:ins>
      <w:ins w:id="1080" w:author="Holger Eichelberger" w:date="2018-02-18T16:17:00Z">
        <w:r w:rsidRPr="009746AD">
          <w:rPr>
            <w:lang w:val="en-GB"/>
            <w:rPrChange w:id="1081" w:author="Holger Eichelberger" w:date="2018-02-18T16:19:00Z">
              <w:rPr>
                <w:rFonts w:ascii="Courier New" w:hAnsi="Courier New" w:cs="Courier New"/>
                <w:noProof/>
                <w:lang w:val="en-GB"/>
              </w:rPr>
            </w:rPrChange>
          </w:rPr>
          <w:t>As various different reasoners providing different capabilities may exist</w:t>
        </w:r>
      </w:ins>
      <w:ins w:id="1082" w:author="Holger Eichelberger" w:date="2018-02-18T16:18:00Z">
        <w:r w:rsidRPr="009746AD">
          <w:rPr>
            <w:lang w:val="en-GB"/>
            <w:rPrChange w:id="1083" w:author="Holger Eichelberger" w:date="2018-02-18T16:19:00Z">
              <w:rPr>
                <w:rFonts w:ascii="Courier New" w:hAnsi="Courier New" w:cs="Courier New"/>
                <w:noProof/>
                <w:lang w:val="en-GB"/>
              </w:rPr>
            </w:rPrChange>
          </w:rPr>
          <w:t xml:space="preserve"> (SAT-based, rule-based or direct implementations have been developed over the time)</w:t>
        </w:r>
      </w:ins>
      <w:ins w:id="1084" w:author="Holger Eichelberger" w:date="2018-02-18T16:17:00Z">
        <w:r w:rsidRPr="009746AD">
          <w:rPr>
            <w:lang w:val="en-GB"/>
            <w:rPrChange w:id="1085" w:author="Holger Eichelberger" w:date="2018-02-18T16:19:00Z">
              <w:rPr>
                <w:rFonts w:ascii="Courier New" w:hAnsi="Courier New" w:cs="Courier New"/>
                <w:noProof/>
                <w:lang w:val="en-GB"/>
              </w:rPr>
            </w:rPrChange>
          </w:rPr>
          <w:t xml:space="preserve">, </w:t>
        </w:r>
      </w:ins>
      <w:ins w:id="1086" w:author="Holger Eichelberger" w:date="2018-02-18T16:18:00Z">
        <w:r w:rsidRPr="009746AD">
          <w:rPr>
            <w:lang w:val="en-GB"/>
            <w:rPrChange w:id="1087" w:author="Holger Eichelberger" w:date="2018-02-18T16:19:00Z">
              <w:rPr>
                <w:rFonts w:ascii="Courier New" w:hAnsi="Courier New" w:cs="Courier New"/>
                <w:noProof/>
                <w:lang w:val="en-GB"/>
              </w:rPr>
            </w:rPrChange>
          </w:rPr>
          <w:t xml:space="preserve">IVML reasoning is considered as an extension to the models layer rather than a part of </w:t>
        </w:r>
      </w:ins>
      <w:ins w:id="1088" w:author="Holger Eichelberger" w:date="2018-02-18T16:19:00Z">
        <w:r>
          <w:rPr>
            <w:lang w:val="en-GB"/>
          </w:rPr>
          <w:t>the very core</w:t>
        </w:r>
      </w:ins>
      <w:ins w:id="1089" w:author="Holger Eichelberger" w:date="2018-02-18T16:18:00Z">
        <w:r w:rsidRPr="009746AD">
          <w:rPr>
            <w:lang w:val="en-GB"/>
            <w:rPrChange w:id="1090" w:author="Holger Eichelberger" w:date="2018-02-18T16:19:00Z">
              <w:rPr>
                <w:rFonts w:ascii="Courier New" w:hAnsi="Courier New" w:cs="Courier New"/>
                <w:noProof/>
                <w:lang w:val="en-GB"/>
              </w:rPr>
            </w:rPrChange>
          </w:rPr>
          <w:t xml:space="preserve">. </w:t>
        </w:r>
      </w:ins>
      <w:ins w:id="1091" w:author="Holger Eichelberger" w:date="2018-02-18T16:19:00Z">
        <w:r>
          <w:rPr>
            <w:lang w:val="en-GB"/>
          </w:rPr>
          <w:t xml:space="preserve">Recently, most of the existing reasoners have been discontinued due to performance or IVML completeness issues. </w:t>
        </w:r>
      </w:ins>
      <w:ins w:id="1092" w:author="Holger Eichelberger" w:date="2018-02-18T16:20:00Z">
        <w:r>
          <w:rPr>
            <w:lang w:val="en-GB"/>
          </w:rPr>
          <w:t>The currently only remaining reasoner is</w:t>
        </w:r>
      </w:ins>
    </w:p>
    <w:p w14:paraId="7D78E4F5" w14:textId="34D23964" w:rsidR="00555460" w:rsidRDefault="00555460" w:rsidP="009746AD">
      <w:pPr>
        <w:pStyle w:val="ListParagraph"/>
        <w:numPr>
          <w:ilvl w:val="0"/>
          <w:numId w:val="28"/>
        </w:numPr>
        <w:jc w:val="both"/>
        <w:rPr>
          <w:ins w:id="1093" w:author="Holger Eichelberger" w:date="2018-02-18T16:13:00Z"/>
          <w:rFonts w:ascii="Candara" w:hAnsi="Candara"/>
          <w:noProof/>
          <w:lang w:val="en-GB"/>
        </w:rPr>
        <w:pPrChange w:id="1094" w:author="Holger Eichelberger" w:date="2018-02-18T16:20:00Z">
          <w:pPr>
            <w:pStyle w:val="ListParagraph"/>
            <w:numPr>
              <w:ilvl w:val="1"/>
              <w:numId w:val="28"/>
            </w:numPr>
            <w:ind w:left="1440" w:hanging="360"/>
            <w:jc w:val="both"/>
          </w:pPr>
        </w:pPrChange>
      </w:pPr>
      <w:ins w:id="1095" w:author="Holger Eichelberger" w:date="2018-02-18T16:13:00Z">
        <w:r w:rsidRPr="003C6154">
          <w:rPr>
            <w:rFonts w:ascii="Courier New" w:hAnsi="Courier New" w:cs="Courier New"/>
            <w:noProof/>
            <w:lang w:val="en-GB"/>
            <w:rPrChange w:id="1096" w:author="Holger Eichelberger" w:date="2018-02-18T16:26:00Z">
              <w:rPr>
                <w:rFonts w:ascii="Candara" w:hAnsi="Candara"/>
                <w:noProof/>
                <w:lang w:val="en-GB"/>
              </w:rPr>
            </w:rPrChange>
          </w:rPr>
          <w:lastRenderedPageBreak/>
          <w:t>net.ssehub.easy.reasoning.sseReasoner</w:t>
        </w:r>
      </w:ins>
      <w:ins w:id="1097" w:author="Holger Eichelberger" w:date="2018-02-18T16:20:00Z">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ins>
      <w:ins w:id="1098" w:author="Holger Eichelberger" w:date="2018-02-18T16:21:00Z">
        <w:r w:rsidR="009746AD">
          <w:rPr>
            <w:rFonts w:ascii="Courier New" w:hAnsi="Courier New" w:cs="Courier New"/>
            <w:noProof/>
            <w:lang w:val="en-GB"/>
          </w:rPr>
          <w:t>.</w:t>
        </w:r>
      </w:ins>
    </w:p>
    <w:p w14:paraId="349DBFEA" w14:textId="50AA6405" w:rsidR="00F43860" w:rsidRDefault="00F43860" w:rsidP="003C6154">
      <w:pPr>
        <w:pStyle w:val="Heading3"/>
        <w:rPr>
          <w:ins w:id="1099" w:author="Holger Eichelberger" w:date="2018-02-18T16:21:00Z"/>
          <w:noProof/>
          <w:lang w:val="en-GB"/>
        </w:rPr>
        <w:pPrChange w:id="1100" w:author="Holger Eichelberger" w:date="2018-02-18T16:21:00Z">
          <w:pPr>
            <w:jc w:val="both"/>
          </w:pPr>
        </w:pPrChange>
      </w:pPr>
      <w:ins w:id="1101" w:author="Holger Eichelberger" w:date="2018-02-18T15:35:00Z">
        <w:r w:rsidRPr="007511EF">
          <w:rPr>
            <w:noProof/>
            <w:lang w:val="en-GB"/>
            <w:rPrChange w:id="1102" w:author="Holger Eichelberger" w:date="2018-02-18T16:03:00Z">
              <w:rPr>
                <w:noProof/>
                <w:lang w:val="en-GB"/>
              </w:rPr>
            </w:rPrChange>
          </w:rPr>
          <w:t>VIL instantiators</w:t>
        </w:r>
      </w:ins>
    </w:p>
    <w:p w14:paraId="33CC0496" w14:textId="6A5D3704" w:rsidR="003C6154" w:rsidRPr="003C6154" w:rsidRDefault="003C6154" w:rsidP="003C6154">
      <w:pPr>
        <w:jc w:val="both"/>
        <w:rPr>
          <w:ins w:id="1103" w:author="Holger Eichelberger" w:date="2018-02-18T15:35:00Z"/>
          <w:lang w:val="en-GB"/>
          <w:rPrChange w:id="1104" w:author="Holger Eichelberger" w:date="2018-02-18T16:21:00Z">
            <w:rPr>
              <w:ins w:id="1105" w:author="Holger Eichelberger" w:date="2018-02-18T15:35:00Z"/>
              <w:noProof/>
              <w:lang w:val="en-GB"/>
            </w:rPr>
          </w:rPrChange>
        </w:rPr>
        <w:pPrChange w:id="1106" w:author="Holger Eichelberger" w:date="2018-02-18T16:25:00Z">
          <w:pPr>
            <w:jc w:val="both"/>
          </w:pPr>
        </w:pPrChange>
      </w:pPr>
      <w:ins w:id="1107" w:author="Holger Eichelberger" w:date="2018-02-18T16:21:00Z">
        <w:r>
          <w:rPr>
            <w:lang w:val="en-GB"/>
          </w:rPr>
          <w:t xml:space="preserve">The core implementation of VIL does not contain language specific instantiators or types (except for XML, which we consider as rather common and generic). </w:t>
        </w:r>
      </w:ins>
      <w:ins w:id="1108" w:author="Holger Eichelberger" w:date="2018-02-18T16:26:00Z">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ins>
      <w:ins w:id="1109" w:author="Holger Eichelberger" w:date="2018-02-18T16:22:00Z">
        <w:r>
          <w:rPr>
            <w:lang w:val="en-GB"/>
          </w:rPr>
          <w:t xml:space="preserve">EASy-Producers ships with several instantiators, most providing additional functionality for Java-based </w:t>
        </w:r>
      </w:ins>
      <w:ins w:id="1110" w:author="Holger Eichelberger" w:date="2018-02-18T16:26:00Z">
        <w:r w:rsidR="00CE06EB">
          <w:rPr>
            <w:lang w:val="en-GB"/>
          </w:rPr>
          <w:t xml:space="preserve">product line </w:t>
        </w:r>
      </w:ins>
      <w:ins w:id="1111" w:author="Holger Eichelberger" w:date="2018-02-18T16:22:00Z">
        <w:r>
          <w:rPr>
            <w:lang w:val="en-GB"/>
          </w:rPr>
          <w:t xml:space="preserve">implementations. </w:t>
        </w:r>
      </w:ins>
      <w:ins w:id="1112" w:author="Holger Eichelberger" w:date="2018-02-18T16:24:00Z">
        <w:r>
          <w:rPr>
            <w:lang w:val="en-GB"/>
          </w:rPr>
          <w:t xml:space="preserve">These instantiators </w:t>
        </w:r>
      </w:ins>
      <w:ins w:id="1113" w:author="Holger Eichelberger" w:date="2018-02-18T16:25:00Z">
        <w:r>
          <w:rPr>
            <w:lang w:val="en-GB"/>
          </w:rPr>
          <w:t xml:space="preserve">are </w:t>
        </w:r>
      </w:ins>
      <w:ins w:id="1114" w:author="Holger Eichelberger" w:date="2018-02-18T16:24:00Z">
        <w:r>
          <w:rPr>
            <w:lang w:val="en-GB"/>
          </w:rPr>
          <w:t xml:space="preserve">implemented based on the extension mechanisms </w:t>
        </w:r>
      </w:ins>
      <w:ins w:id="1115" w:author="Holger Eichelberger" w:date="2018-02-18T16:22:00Z">
        <w:r>
          <w:rPr>
            <w:lang w:val="en-GB"/>
          </w:rPr>
          <w:t xml:space="preserve">discussed in Sections </w:t>
        </w:r>
        <w:r>
          <w:rPr>
            <w:lang w:val="en-GB"/>
          </w:rPr>
          <w:fldChar w:fldCharType="begin"/>
        </w:r>
        <w:r>
          <w:rPr>
            <w:lang w:val="en-GB"/>
          </w:rPr>
          <w:instrText xml:space="preserve"> REF _Ref333933818 \r \h </w:instrText>
        </w:r>
        <w:r>
          <w:rPr>
            <w:lang w:val="en-GB"/>
          </w:rPr>
        </w:r>
      </w:ins>
      <w:r>
        <w:rPr>
          <w:lang w:val="en-GB"/>
        </w:rPr>
        <w:instrText xml:space="preserve"> \* MERGEFORMAT </w:instrText>
      </w:r>
      <w:r>
        <w:rPr>
          <w:lang w:val="en-GB"/>
        </w:rPr>
        <w:fldChar w:fldCharType="separate"/>
      </w:r>
      <w:ins w:id="1116" w:author="Holger Eichelberger" w:date="2018-02-18T16:22:00Z">
        <w:r>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w:instrText>
        </w:r>
        <w:r>
          <w:rPr>
            <w:lang w:val="en-GB"/>
          </w:rPr>
        </w:r>
      </w:ins>
      <w:r>
        <w:rPr>
          <w:lang w:val="en-GB"/>
        </w:rPr>
        <w:instrText xml:space="preserve"> \* MERGEFORMAT </w:instrText>
      </w:r>
      <w:r>
        <w:rPr>
          <w:lang w:val="en-GB"/>
        </w:rPr>
        <w:fldChar w:fldCharType="separate"/>
      </w:r>
      <w:ins w:id="1117" w:author="Holger Eichelberger" w:date="2018-02-18T16:22:00Z">
        <w:r>
          <w:rPr>
            <w:lang w:val="en-GB"/>
          </w:rPr>
          <w:t>3.2</w:t>
        </w:r>
        <w:r>
          <w:rPr>
            <w:lang w:val="en-GB"/>
          </w:rPr>
          <w:fldChar w:fldCharType="end"/>
        </w:r>
      </w:ins>
      <w:ins w:id="1118" w:author="Holger Eichelberger" w:date="2018-02-18T16:24:00Z">
        <w:r>
          <w:rPr>
            <w:lang w:val="en-GB"/>
          </w:rPr>
          <w:t>, all aim at providing a certain independent instantiation functionality</w:t>
        </w:r>
      </w:ins>
      <w:ins w:id="1119" w:author="Holger Eichelberger" w:date="2018-02-18T16:28:00Z">
        <w:r w:rsidR="00CE06EB">
          <w:rPr>
            <w:lang w:val="en-GB"/>
          </w:rPr>
          <w:t>, which is hooked through OSGi descriptive services into the VIL/VTL core</w:t>
        </w:r>
      </w:ins>
      <w:ins w:id="1120" w:author="Holger Eichelberger" w:date="2018-02-18T16:24:00Z">
        <w:r>
          <w:rPr>
            <w:lang w:val="en-GB"/>
          </w:rPr>
          <w:t xml:space="preserve">. However, as the VIL/VTL core, all instantiators can contribute </w:t>
        </w:r>
      </w:ins>
      <w:ins w:id="1121" w:author="Holger Eichelberger" w:date="2018-02-18T16:25:00Z">
        <w:r>
          <w:rPr>
            <w:lang w:val="en-GB"/>
          </w:rPr>
          <w:t>not only implementation but also VIL/VTL code to the default VIL/VTL library. Recently, the following VIL instantiators do exist:</w:t>
        </w:r>
      </w:ins>
    </w:p>
    <w:p w14:paraId="19C06E68" w14:textId="22D5CB49" w:rsidR="003C6154" w:rsidRDefault="003C6154" w:rsidP="003C6154">
      <w:pPr>
        <w:pStyle w:val="ListParagraph"/>
        <w:numPr>
          <w:ilvl w:val="0"/>
          <w:numId w:val="28"/>
        </w:numPr>
        <w:jc w:val="both"/>
        <w:rPr>
          <w:ins w:id="1122" w:author="Holger Eichelberger" w:date="2018-02-18T16:26:00Z"/>
          <w:rFonts w:ascii="Candara" w:hAnsi="Candara"/>
          <w:noProof/>
          <w:lang w:val="en-GB"/>
        </w:rPr>
      </w:pPr>
      <w:ins w:id="1123" w:author="Holger Eichelberger" w:date="2018-02-18T16:26:00Z">
        <w:r w:rsidRPr="00CE06EB">
          <w:rPr>
            <w:rFonts w:ascii="Courier New" w:hAnsi="Courier New" w:cs="Courier New"/>
            <w:noProof/>
            <w:lang w:val="en-GB"/>
            <w:rPrChange w:id="1124" w:author="Holger Eichelberger" w:date="2018-02-18T16:28:00Z">
              <w:rPr>
                <w:rFonts w:ascii="Candara" w:hAnsi="Candara"/>
                <w:noProof/>
                <w:lang w:val="en-GB"/>
              </w:rPr>
            </w:rPrChange>
          </w:rPr>
          <w:t>net.ssehub.easy.instantiation.java</w:t>
        </w:r>
        <w:r w:rsidR="00CE06EB">
          <w:rPr>
            <w:rFonts w:ascii="Candara" w:hAnsi="Candara"/>
            <w:noProof/>
            <w:lang w:val="en-GB"/>
          </w:rPr>
          <w:t>: Integration of the Java compiler as well as Java code manipulation mechanisms.</w:t>
        </w:r>
      </w:ins>
    </w:p>
    <w:p w14:paraId="70DC4DA2" w14:textId="2C820D63" w:rsidR="003C6154" w:rsidRDefault="003C6154" w:rsidP="003C6154">
      <w:pPr>
        <w:pStyle w:val="ListParagraph"/>
        <w:numPr>
          <w:ilvl w:val="0"/>
          <w:numId w:val="28"/>
        </w:numPr>
        <w:jc w:val="both"/>
        <w:rPr>
          <w:ins w:id="1125" w:author="Holger Eichelberger" w:date="2018-02-18T16:26:00Z"/>
          <w:rFonts w:ascii="Candara" w:hAnsi="Candara"/>
          <w:noProof/>
          <w:lang w:val="en-GB"/>
        </w:rPr>
      </w:pPr>
      <w:ins w:id="1126" w:author="Holger Eichelberger" w:date="2018-02-18T16:26:00Z">
        <w:r w:rsidRPr="00CE06EB">
          <w:rPr>
            <w:rFonts w:ascii="Courier New" w:hAnsi="Courier New" w:cs="Courier New"/>
            <w:noProof/>
            <w:lang w:val="en-GB"/>
            <w:rPrChange w:id="1127" w:author="Holger Eichelberger" w:date="2018-02-18T16:28:00Z">
              <w:rPr>
                <w:rFonts w:ascii="Candara" w:hAnsi="Candara"/>
                <w:noProof/>
                <w:lang w:val="en-GB"/>
              </w:rPr>
            </w:rPrChange>
          </w:rPr>
          <w:t>net.ssehub.easy.instantiation.aspectj</w:t>
        </w:r>
      </w:ins>
      <w:ins w:id="1128" w:author="Holger Eichelberger" w:date="2018-02-18T16:27:00Z">
        <w:r w:rsidR="00CE06EB">
          <w:rPr>
            <w:rFonts w:ascii="Candara" w:hAnsi="Candara"/>
            <w:noProof/>
            <w:lang w:val="en-GB"/>
          </w:rPr>
          <w:t>: Integration of the AspectJ compiler.</w:t>
        </w:r>
      </w:ins>
    </w:p>
    <w:p w14:paraId="22D84049" w14:textId="7C1AB582" w:rsidR="00F43860" w:rsidRDefault="00F43860" w:rsidP="003C6154">
      <w:pPr>
        <w:pStyle w:val="ListParagraph"/>
        <w:numPr>
          <w:ilvl w:val="0"/>
          <w:numId w:val="28"/>
        </w:numPr>
        <w:jc w:val="both"/>
        <w:rPr>
          <w:ins w:id="1129" w:author="Holger Eichelberger" w:date="2018-02-18T15:35:00Z"/>
          <w:rFonts w:ascii="Candara" w:hAnsi="Candara"/>
          <w:noProof/>
          <w:lang w:val="en-GB"/>
        </w:rPr>
        <w:pPrChange w:id="1130" w:author="Holger Eichelberger" w:date="2018-02-18T16:25:00Z">
          <w:pPr>
            <w:pStyle w:val="ListParagraph"/>
            <w:numPr>
              <w:numId w:val="28"/>
            </w:numPr>
            <w:ind w:hanging="360"/>
            <w:jc w:val="both"/>
          </w:pPr>
        </w:pPrChange>
      </w:pPr>
      <w:ins w:id="1131" w:author="Holger Eichelberger" w:date="2018-02-18T15:35:00Z">
        <w:r w:rsidRPr="00CE06EB">
          <w:rPr>
            <w:rFonts w:ascii="Courier New" w:hAnsi="Courier New" w:cs="Courier New"/>
            <w:noProof/>
            <w:lang w:val="en-GB"/>
            <w:rPrChange w:id="1132" w:author="Holger Eichelberger" w:date="2018-02-18T16:28:00Z">
              <w:rPr>
                <w:rFonts w:ascii="Candara" w:hAnsi="Candara"/>
                <w:noProof/>
                <w:lang w:val="en-GB"/>
              </w:rPr>
            </w:rPrChange>
          </w:rPr>
          <w:t>net.ssehub.easy.instantiation.ant</w:t>
        </w:r>
      </w:ins>
      <w:ins w:id="1133" w:author="Holger Eichelberger" w:date="2018-02-18T16:27:00Z">
        <w:r w:rsidR="00CE06EB">
          <w:rPr>
            <w:rFonts w:ascii="Candara" w:hAnsi="Candara"/>
            <w:noProof/>
            <w:lang w:val="en-GB"/>
          </w:rPr>
          <w:t>: Integration of the ANT build mechanism for Java.</w:t>
        </w:r>
      </w:ins>
    </w:p>
    <w:p w14:paraId="021E9424" w14:textId="7E329AE3" w:rsidR="00F43860" w:rsidRDefault="00F43860" w:rsidP="003C6154">
      <w:pPr>
        <w:pStyle w:val="ListParagraph"/>
        <w:numPr>
          <w:ilvl w:val="0"/>
          <w:numId w:val="28"/>
        </w:numPr>
        <w:jc w:val="both"/>
        <w:rPr>
          <w:ins w:id="1134" w:author="Holger Eichelberger" w:date="2018-02-18T15:35:00Z"/>
          <w:rFonts w:ascii="Candara" w:hAnsi="Candara"/>
          <w:noProof/>
          <w:lang w:val="en-GB"/>
        </w:rPr>
        <w:pPrChange w:id="1135" w:author="Holger Eichelberger" w:date="2018-02-18T16:25:00Z">
          <w:pPr>
            <w:pStyle w:val="ListParagraph"/>
            <w:numPr>
              <w:numId w:val="28"/>
            </w:numPr>
            <w:ind w:hanging="360"/>
            <w:jc w:val="both"/>
          </w:pPr>
        </w:pPrChange>
      </w:pPr>
      <w:ins w:id="1136" w:author="Holger Eichelberger" w:date="2018-02-18T15:35:00Z">
        <w:r w:rsidRPr="00CE06EB">
          <w:rPr>
            <w:rFonts w:ascii="Courier New" w:hAnsi="Courier New" w:cs="Courier New"/>
            <w:noProof/>
            <w:lang w:val="en-GB"/>
            <w:rPrChange w:id="1137" w:author="Holger Eichelberger" w:date="2018-02-18T16:28:00Z">
              <w:rPr>
                <w:rFonts w:ascii="Candara" w:hAnsi="Candara"/>
                <w:noProof/>
                <w:lang w:val="en-GB"/>
              </w:rPr>
            </w:rPrChange>
          </w:rPr>
          <w:t>net.ssehub.easy.instantiation.maven</w:t>
        </w:r>
      </w:ins>
      <w:ins w:id="1138" w:author="Holger Eichelberger" w:date="2018-02-18T16:27:00Z">
        <w:r w:rsidR="00CE06EB">
          <w:rPr>
            <w:rFonts w:ascii="Candara" w:hAnsi="Candara"/>
            <w:noProof/>
            <w:lang w:val="en-GB"/>
          </w:rPr>
          <w:t>: Integration of the Maven build mechanism for Java.</w:t>
        </w:r>
      </w:ins>
    </w:p>
    <w:p w14:paraId="6A25E611" w14:textId="5CA9C974" w:rsidR="00F43860" w:rsidRDefault="00F43860" w:rsidP="003C6154">
      <w:pPr>
        <w:pStyle w:val="ListParagraph"/>
        <w:numPr>
          <w:ilvl w:val="0"/>
          <w:numId w:val="28"/>
        </w:numPr>
        <w:jc w:val="both"/>
        <w:rPr>
          <w:ins w:id="1139" w:author="Holger Eichelberger" w:date="2018-02-18T15:35:00Z"/>
          <w:rFonts w:ascii="Candara" w:hAnsi="Candara"/>
          <w:noProof/>
          <w:lang w:val="en-GB"/>
        </w:rPr>
        <w:pPrChange w:id="1140" w:author="Holger Eichelberger" w:date="2018-02-18T16:25:00Z">
          <w:pPr>
            <w:pStyle w:val="ListParagraph"/>
            <w:numPr>
              <w:numId w:val="28"/>
            </w:numPr>
            <w:ind w:hanging="360"/>
            <w:jc w:val="both"/>
          </w:pPr>
        </w:pPrChange>
      </w:pPr>
      <w:ins w:id="1141" w:author="Holger Eichelberger" w:date="2018-02-18T15:35:00Z">
        <w:r w:rsidRPr="00CE06EB">
          <w:rPr>
            <w:rFonts w:ascii="Courier New" w:hAnsi="Courier New" w:cs="Courier New"/>
            <w:noProof/>
            <w:lang w:val="en-GB"/>
            <w:rPrChange w:id="1142" w:author="Holger Eichelberger" w:date="2018-02-18T16:28:00Z">
              <w:rPr>
                <w:rFonts w:ascii="Candara" w:hAnsi="Candara"/>
                <w:noProof/>
                <w:lang w:val="en-GB"/>
              </w:rPr>
            </w:rPrChange>
          </w:rPr>
          <w:t>net.ssehub.easy.instantiation.velocity</w:t>
        </w:r>
      </w:ins>
      <w:ins w:id="1143" w:author="Holger Eichelberger" w:date="2018-02-18T16:27:00Z">
        <w:r w:rsidR="00CE06EB">
          <w:rPr>
            <w:rFonts w:ascii="Candara" w:hAnsi="Candara"/>
            <w:noProof/>
            <w:lang w:val="en-GB"/>
          </w:rPr>
          <w:t>: Integration of the Apache conditional preprocessor.</w:t>
        </w:r>
      </w:ins>
    </w:p>
    <w:p w14:paraId="4AF814D6" w14:textId="664D980A" w:rsidR="00F43860" w:rsidRDefault="00F43860" w:rsidP="003C6154">
      <w:pPr>
        <w:pStyle w:val="ListParagraph"/>
        <w:numPr>
          <w:ilvl w:val="0"/>
          <w:numId w:val="28"/>
        </w:numPr>
        <w:jc w:val="both"/>
        <w:rPr>
          <w:ins w:id="1144" w:author="Holger Eichelberger" w:date="2018-02-18T15:35:00Z"/>
          <w:rFonts w:ascii="Candara" w:hAnsi="Candara"/>
          <w:noProof/>
          <w:lang w:val="en-GB"/>
        </w:rPr>
        <w:pPrChange w:id="1145" w:author="Holger Eichelberger" w:date="2018-02-18T16:25:00Z">
          <w:pPr>
            <w:pStyle w:val="ListParagraph"/>
            <w:numPr>
              <w:numId w:val="28"/>
            </w:numPr>
            <w:ind w:hanging="360"/>
            <w:jc w:val="both"/>
          </w:pPr>
        </w:pPrChange>
      </w:pPr>
      <w:ins w:id="1146" w:author="Holger Eichelberger" w:date="2018-02-18T15:35:00Z">
        <w:r w:rsidRPr="00CE06EB">
          <w:rPr>
            <w:rFonts w:ascii="Courier New" w:hAnsi="Courier New" w:cs="Courier New"/>
            <w:noProof/>
            <w:lang w:val="en-GB"/>
            <w:rPrChange w:id="1147" w:author="Holger Eichelberger" w:date="2018-02-18T16:28:00Z">
              <w:rPr>
                <w:rFonts w:ascii="Candara" w:hAnsi="Candara"/>
                <w:noProof/>
                <w:lang w:val="en-GB"/>
              </w:rPr>
            </w:rPrChange>
          </w:rPr>
          <w:t>net.ssehub.easy.instantiation.xvcl</w:t>
        </w:r>
      </w:ins>
      <w:ins w:id="1148" w:author="Holger Eichelberger" w:date="2018-02-18T16:27:00Z">
        <w:r w:rsidR="00CE06EB">
          <w:rPr>
            <w:rFonts w:ascii="Candara" w:hAnsi="Candara"/>
            <w:noProof/>
            <w:lang w:val="en-GB"/>
          </w:rPr>
          <w:t>: Integration of the XVCL product line</w:t>
        </w:r>
      </w:ins>
      <w:ins w:id="1149" w:author="Holger Eichelberger" w:date="2018-02-18T16:28:00Z">
        <w:r w:rsidR="00CE06EB">
          <w:rPr>
            <w:rFonts w:ascii="Candara" w:hAnsi="Candara"/>
            <w:noProof/>
            <w:lang w:val="en-GB"/>
          </w:rPr>
          <w:t xml:space="preserve"> artifact approach.</w:t>
        </w:r>
      </w:ins>
    </w:p>
    <w:p w14:paraId="5429EE0B" w14:textId="4E9084A6" w:rsidR="007511EF" w:rsidRPr="00CE06EB" w:rsidRDefault="007511EF" w:rsidP="00CE06EB">
      <w:pPr>
        <w:pStyle w:val="Heading3"/>
        <w:rPr>
          <w:ins w:id="1150" w:author="Holger Eichelberger" w:date="2018-02-18T16:29:00Z"/>
          <w:noProof/>
          <w:lang w:val="en-GB"/>
          <w:rPrChange w:id="1151" w:author="Holger Eichelberger" w:date="2018-02-18T16:30:00Z">
            <w:rPr>
              <w:ins w:id="1152" w:author="Holger Eichelberger" w:date="2018-02-18T16:29:00Z"/>
              <w:rFonts w:ascii="Candara" w:hAnsi="Candara"/>
              <w:noProof/>
              <w:lang w:val="en-GB"/>
            </w:rPr>
          </w:rPrChange>
        </w:rPr>
        <w:pPrChange w:id="1153" w:author="Holger Eichelberger" w:date="2018-02-18T16:30:00Z">
          <w:pPr>
            <w:jc w:val="both"/>
          </w:pPr>
        </w:pPrChange>
      </w:pPr>
      <w:ins w:id="1154" w:author="Holger Eichelberger" w:date="2018-02-18T16:03:00Z">
        <w:r w:rsidRPr="00CE06EB">
          <w:rPr>
            <w:noProof/>
            <w:lang w:val="en-GB"/>
            <w:rPrChange w:id="1155" w:author="Holger Eichelberger" w:date="2018-02-18T16:30:00Z">
              <w:rPr>
                <w:noProof/>
                <w:lang w:val="en-GB"/>
              </w:rPr>
            </w:rPrChange>
          </w:rPr>
          <w:t>Model persistence</w:t>
        </w:r>
      </w:ins>
    </w:p>
    <w:p w14:paraId="193DB4BD" w14:textId="76F915C5" w:rsidR="00CE06EB" w:rsidRPr="003C6154" w:rsidRDefault="00CE06EB" w:rsidP="003C6154">
      <w:pPr>
        <w:jc w:val="both"/>
        <w:rPr>
          <w:ins w:id="1156" w:author="Holger Eichelberger" w:date="2018-02-18T16:03:00Z"/>
          <w:rFonts w:ascii="Candara" w:hAnsi="Candara"/>
          <w:noProof/>
          <w:lang w:val="en-GB"/>
          <w:rPrChange w:id="1157" w:author="Holger Eichelberger" w:date="2018-02-18T16:25:00Z">
            <w:rPr>
              <w:ins w:id="1158" w:author="Holger Eichelberger" w:date="2018-02-18T16:03:00Z"/>
              <w:noProof/>
              <w:lang w:val="en-GB"/>
            </w:rPr>
          </w:rPrChange>
        </w:rPr>
        <w:pPrChange w:id="1159" w:author="Holger Eichelberger" w:date="2018-02-18T16:25:00Z">
          <w:pPr>
            <w:jc w:val="both"/>
          </w:pPr>
        </w:pPrChange>
      </w:pPr>
      <w:ins w:id="1160" w:author="Holger Eichelberger" w:date="2018-02-18T16:29:00Z">
        <w:r>
          <w:rPr>
            <w:rFonts w:ascii="Candara" w:hAnsi="Candara"/>
            <w:noProof/>
            <w:lang w:val="en-GB"/>
          </w:rPr>
          <w:t>Sometimes, storing and reading models in a more machine-readable manner (as opposed to the human-readable textual) languages is needed, also because a machine-readable manner typically provides better runtime performance (as long as no human shall modify the models in this format.</w:t>
        </w:r>
      </w:ins>
      <w:ins w:id="1161" w:author="Holger Eichelberger" w:date="2018-02-18T16:30:00Z">
        <w:r>
          <w:rPr>
            <w:rFonts w:ascii="Candara" w:hAnsi="Candara"/>
            <w:noProof/>
            <w:lang w:val="en-GB"/>
          </w:rPr>
          <w:t xml:space="preserve"> EASy-Producer provides a mechanism for IVML, VIL and VTL, implemented as an extension of the  respective model management classes. </w:t>
        </w:r>
      </w:ins>
      <w:ins w:id="1162" w:author="Holger Eichelberger" w:date="2018-02-18T16:31:00Z">
        <w:r>
          <w:rPr>
            <w:rFonts w:ascii="Candara" w:hAnsi="Candara"/>
            <w:noProof/>
            <w:lang w:val="en-GB"/>
          </w:rPr>
          <w:t xml:space="preserve">The model persistence mechanism is in </w:t>
        </w:r>
        <w:r w:rsidRPr="00CE06EB">
          <w:rPr>
            <w:rFonts w:ascii="Courier New" w:hAnsi="Courier New" w:cs="Courier New"/>
            <w:noProof/>
            <w:lang w:val="en-GB"/>
            <w:rPrChange w:id="1163" w:author="Holger Eichelberger" w:date="2018-02-18T16:31:00Z">
              <w:rPr>
                <w:rFonts w:ascii="Candara" w:hAnsi="Candara"/>
                <w:noProof/>
                <w:lang w:val="en-GB"/>
              </w:rPr>
            </w:rPrChange>
          </w:rPr>
          <w:t>net.ssehub.easy.instantiation.serializer.xml</w:t>
        </w:r>
        <w:r>
          <w:rPr>
            <w:rFonts w:ascii="Candara" w:hAnsi="Candara"/>
            <w:noProof/>
            <w:lang w:val="en-GB"/>
          </w:rPr>
          <w:t xml:space="preserve"> and depends on </w:t>
        </w:r>
      </w:ins>
      <w:ins w:id="1164" w:author="Holger Eichelberger" w:date="2018-02-18T16:32:00Z">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ins>
    </w:p>
    <w:p w14:paraId="49C6AB1E" w14:textId="73163728" w:rsidR="00F43860" w:rsidRDefault="00F43860" w:rsidP="00CE06EB">
      <w:pPr>
        <w:pStyle w:val="Heading3"/>
        <w:rPr>
          <w:ins w:id="1165" w:author="Holger Eichelberger" w:date="2018-02-18T16:32:00Z"/>
          <w:noProof/>
        </w:rPr>
        <w:pPrChange w:id="1166" w:author="Holger Eichelberger" w:date="2018-02-18T16:32:00Z">
          <w:pPr>
            <w:jc w:val="both"/>
          </w:pPr>
        </w:pPrChange>
      </w:pPr>
      <w:ins w:id="1167" w:author="Holger Eichelberger" w:date="2018-02-18T15:36:00Z">
        <w:r w:rsidRPr="00CE06EB">
          <w:rPr>
            <w:noProof/>
            <w:rPrChange w:id="1168" w:author="Holger Eichelberger" w:date="2018-02-18T16:32:00Z">
              <w:rPr>
                <w:noProof/>
              </w:rPr>
            </w:rPrChange>
          </w:rPr>
          <w:t>Product Line Project Management</w:t>
        </w:r>
      </w:ins>
    </w:p>
    <w:p w14:paraId="659F81ED" w14:textId="5D756A28" w:rsidR="00230236" w:rsidRPr="00CE06EB" w:rsidRDefault="00CE06EB" w:rsidP="00CE06EB">
      <w:pPr>
        <w:rPr>
          <w:ins w:id="1169" w:author="Holger Eichelberger" w:date="2018-02-18T15:33:00Z"/>
          <w:lang w:val="en-US"/>
          <w:rPrChange w:id="1170" w:author="Holger Eichelberger" w:date="2018-02-18T16:34:00Z">
            <w:rPr>
              <w:ins w:id="1171" w:author="Holger Eichelberger" w:date="2018-02-18T15:33:00Z"/>
              <w:rFonts w:ascii="Candara" w:hAnsi="Candara"/>
              <w:noProof/>
            </w:rPr>
          </w:rPrChange>
        </w:rPr>
        <w:pPrChange w:id="1172" w:author="Holger Eichelberger" w:date="2018-02-18T16:34:00Z">
          <w:pPr>
            <w:jc w:val="both"/>
          </w:pPr>
        </w:pPrChange>
      </w:pPr>
      <w:ins w:id="1173" w:author="Holger Eichelberger" w:date="2018-02-18T16:32:00Z">
        <w:r w:rsidRPr="00CE06EB">
          <w:rPr>
            <w:lang w:val="en-US"/>
            <w:rPrChange w:id="1174" w:author="Holger Eichelberger" w:date="2018-02-18T16:32:00Z">
              <w:rPr/>
            </w:rPrChange>
          </w:rPr>
          <w:t>So far, loading models is a manual task involving the respectiv</w:t>
        </w:r>
      </w:ins>
      <w:ins w:id="1175" w:author="Holger Eichelberger" w:date="2018-02-18T16:33:00Z">
        <w:r>
          <w:rPr>
            <w:lang w:val="en-US"/>
          </w:rPr>
          <w:t>e</w:t>
        </w:r>
      </w:ins>
      <w:ins w:id="1176" w:author="Holger Eichelberger" w:date="2018-02-18T16:32:00Z">
        <w:r w:rsidRPr="00CE06EB">
          <w:rPr>
            <w:lang w:val="en-US"/>
            <w:rPrChange w:id="1177" w:author="Holger Eichelberger" w:date="2018-02-18T16:32:00Z">
              <w:rPr/>
            </w:rPrChange>
          </w:rPr>
          <w:t xml:space="preserve"> model management mechanisms. </w:t>
        </w:r>
      </w:ins>
      <w:ins w:id="1178" w:author="Holger Eichelberger" w:date="2018-02-18T16:33:00Z">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ins>
      <w:ins w:id="1179" w:author="Holger Eichelberger" w:date="2018-02-18T15:32:00Z">
        <w:r w:rsidR="00230236" w:rsidRPr="00CE06EB">
          <w:rPr>
            <w:rFonts w:ascii="Courier New" w:hAnsi="Courier New" w:cs="Courier New"/>
            <w:noProof/>
            <w:lang w:val="en-GB"/>
            <w:rPrChange w:id="1180" w:author="Holger Eichelberger" w:date="2018-02-18T16:34:00Z">
              <w:rPr>
                <w:rFonts w:ascii="Candara" w:hAnsi="Candara"/>
                <w:noProof/>
              </w:rPr>
            </w:rPrChange>
          </w:rPr>
          <w:t>net.ssehub.easy.producer.core</w:t>
        </w:r>
      </w:ins>
      <w:ins w:id="1181" w:author="Holger Eichelberger" w:date="2018-02-18T16:34:00Z">
        <w:r>
          <w:rPr>
            <w:rFonts w:ascii="Candara" w:hAnsi="Candara"/>
            <w:noProof/>
            <w:lang w:val="en-US"/>
          </w:rPr>
          <w:t>.</w:t>
        </w:r>
      </w:ins>
    </w:p>
    <w:p w14:paraId="33484DBF" w14:textId="11704E63" w:rsidR="00F43860" w:rsidRDefault="00F43860" w:rsidP="00CE06EB">
      <w:pPr>
        <w:pStyle w:val="Heading3"/>
        <w:rPr>
          <w:ins w:id="1182" w:author="Holger Eichelberger" w:date="2018-02-18T16:34:00Z"/>
          <w:noProof/>
        </w:rPr>
        <w:pPrChange w:id="1183" w:author="Holger Eichelberger" w:date="2018-02-18T16:34:00Z">
          <w:pPr>
            <w:jc w:val="both"/>
          </w:pPr>
        </w:pPrChange>
      </w:pPr>
      <w:ins w:id="1184" w:author="Holger Eichelberger" w:date="2018-02-18T15:36:00Z">
        <w:r w:rsidRPr="00CE06EB">
          <w:rPr>
            <w:noProof/>
            <w:rPrChange w:id="1185" w:author="Holger Eichelberger" w:date="2018-02-18T16:34:00Z">
              <w:rPr>
                <w:noProof/>
              </w:rPr>
            </w:rPrChange>
          </w:rPr>
          <w:lastRenderedPageBreak/>
          <w:t>EASy-Producer Eclipse Integration</w:t>
        </w:r>
      </w:ins>
    </w:p>
    <w:p w14:paraId="77DB5A65" w14:textId="5380FC33" w:rsidR="00230236" w:rsidRPr="00BA4C6B" w:rsidRDefault="00CE06EB" w:rsidP="00BA4C6B">
      <w:pPr>
        <w:jc w:val="both"/>
        <w:rPr>
          <w:ins w:id="1186" w:author="Holger Eichelberger" w:date="2018-02-18T15:33:00Z"/>
          <w:lang w:val="en-US"/>
          <w:rPrChange w:id="1187" w:author="Holger Eichelberger" w:date="2018-02-18T16:37:00Z">
            <w:rPr>
              <w:ins w:id="1188" w:author="Holger Eichelberger" w:date="2018-02-18T15:33:00Z"/>
              <w:rFonts w:ascii="Candara" w:hAnsi="Candara"/>
              <w:noProof/>
            </w:rPr>
          </w:rPrChange>
        </w:rPr>
        <w:pPrChange w:id="1189" w:author="Holger Eichelberger" w:date="2018-02-18T16:37:00Z">
          <w:pPr>
            <w:jc w:val="both"/>
          </w:pPr>
        </w:pPrChange>
      </w:pPr>
      <w:ins w:id="1190" w:author="Holger Eichelberger" w:date="2018-02-18T16:34:00Z">
        <w:r w:rsidRPr="00CE06EB">
          <w:rPr>
            <w:lang w:val="en-US"/>
            <w:rPrChange w:id="1191" w:author="Holger Eichelberger" w:date="2018-02-18T16:34:00Z">
              <w:rPr/>
            </w:rPrChange>
          </w:rPr>
          <w:t xml:space="preserve">This layer </w:t>
        </w:r>
      </w:ins>
      <w:ins w:id="1192" w:author="Holger Eichelberger" w:date="2018-02-18T16:35:00Z">
        <w:r>
          <w:rPr>
            <w:lang w:val="en-US"/>
          </w:rPr>
          <w:t>(</w:t>
        </w:r>
        <w:r w:rsidRPr="00BA4C6B">
          <w:rPr>
            <w:rFonts w:ascii="Courier New" w:hAnsi="Courier New" w:cs="Courier New"/>
            <w:noProof/>
            <w:lang w:val="en-GB"/>
            <w:rPrChange w:id="1193" w:author="Holger Eichelberger" w:date="2018-02-18T16:37:00Z">
              <w:rPr>
                <w:rFonts w:ascii="Candara" w:hAnsi="Candara"/>
                <w:noProof/>
                <w:lang w:val="en-US"/>
              </w:rPr>
            </w:rPrChange>
          </w:rPr>
          <w:t>net.ssehub.easy.producer.eclipse</w:t>
        </w:r>
        <w:r>
          <w:rPr>
            <w:lang w:val="en-US"/>
          </w:rPr>
          <w:t xml:space="preserve">) </w:t>
        </w:r>
      </w:ins>
      <w:ins w:id="1194" w:author="Holger Eichelberger" w:date="2018-02-18T16:34:00Z">
        <w:r w:rsidRPr="00CE06EB">
          <w:rPr>
            <w:lang w:val="en-US"/>
            <w:rPrChange w:id="1195" w:author="Holger Eichelberger" w:date="2018-02-18T16:34:00Z">
              <w:rPr/>
            </w:rPrChange>
          </w:rPr>
          <w:t xml:space="preserve">leverages </w:t>
        </w:r>
      </w:ins>
      <w:ins w:id="1196" w:author="Holger Eichelberger" w:date="2018-02-18T16:35:00Z">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w:t>
        </w:r>
      </w:ins>
      <w:ins w:id="1197" w:author="Holger Eichelberger" w:date="2018-02-18T16:36:00Z">
        <w:r>
          <w:rPr>
            <w:lang w:val="en-US"/>
          </w:rPr>
          <w:t xml:space="preserve">Running this layer in standalone mode is typically not possible, as </w:t>
        </w:r>
        <w:r w:rsidR="00413BA7">
          <w:rPr>
            <w:lang w:val="en-US"/>
          </w:rPr>
          <w:t>frequently opening a workspace fails due to missing dependencies. Fortunately, this is not required for real standalone applications.</w:t>
        </w:r>
      </w:ins>
    </w:p>
    <w:p w14:paraId="3527D5DE" w14:textId="77777777" w:rsidR="00F43860" w:rsidRPr="00BA4C6B" w:rsidRDefault="00F43860" w:rsidP="00BA4C6B">
      <w:pPr>
        <w:pStyle w:val="Heading3"/>
        <w:rPr>
          <w:ins w:id="1198" w:author="Holger Eichelberger" w:date="2018-02-18T15:36:00Z"/>
          <w:noProof/>
          <w:lang w:val="en-US"/>
          <w:rPrChange w:id="1199" w:author="Holger Eichelberger" w:date="2018-02-18T16:37:00Z">
            <w:rPr>
              <w:ins w:id="1200" w:author="Holger Eichelberger" w:date="2018-02-18T15:36:00Z"/>
              <w:noProof/>
            </w:rPr>
          </w:rPrChange>
        </w:rPr>
        <w:pPrChange w:id="1201" w:author="Holger Eichelberger" w:date="2018-02-18T16:37:00Z">
          <w:pPr>
            <w:jc w:val="both"/>
          </w:pPr>
        </w:pPrChange>
      </w:pPr>
      <w:ins w:id="1202" w:author="Holger Eichelberger" w:date="2018-02-18T15:37:00Z">
        <w:r w:rsidRPr="00BA4C6B">
          <w:rPr>
            <w:noProof/>
            <w:lang w:val="en-US"/>
            <w:rPrChange w:id="1203" w:author="Holger Eichelberger" w:date="2018-02-18T16:37:00Z">
              <w:rPr>
                <w:noProof/>
              </w:rPr>
            </w:rPrChange>
          </w:rPr>
          <w:t xml:space="preserve">EASy-Producer </w:t>
        </w:r>
      </w:ins>
      <w:ins w:id="1204" w:author="Holger Eichelberger" w:date="2018-02-18T15:36:00Z">
        <w:r w:rsidRPr="00BA4C6B">
          <w:rPr>
            <w:noProof/>
            <w:lang w:val="en-US"/>
            <w:rPrChange w:id="1205" w:author="Holger Eichelberger" w:date="2018-02-18T16:37:00Z">
              <w:rPr>
                <w:noProof/>
              </w:rPr>
            </w:rPrChange>
          </w:rPr>
          <w:t xml:space="preserve">Eclipse </w:t>
        </w:r>
      </w:ins>
      <w:ins w:id="1206" w:author="Holger Eichelberger" w:date="2018-02-18T15:37:00Z">
        <w:r w:rsidRPr="00BA4C6B">
          <w:rPr>
            <w:noProof/>
            <w:lang w:val="en-US"/>
            <w:rPrChange w:id="1207" w:author="Holger Eichelberger" w:date="2018-02-18T16:37:00Z">
              <w:rPr>
                <w:noProof/>
              </w:rPr>
            </w:rPrChange>
          </w:rPr>
          <w:t>UI</w:t>
        </w:r>
      </w:ins>
    </w:p>
    <w:p w14:paraId="5444852E" w14:textId="7F29DBB7" w:rsidR="00230236" w:rsidRPr="00BA4C6B" w:rsidRDefault="00BA4C6B" w:rsidP="00BA4C6B">
      <w:pPr>
        <w:jc w:val="both"/>
        <w:rPr>
          <w:ins w:id="1208" w:author="Holger Eichelberger" w:date="2018-02-18T15:19:00Z"/>
          <w:rFonts w:ascii="Candara" w:hAnsi="Candara"/>
          <w:noProof/>
          <w:lang w:val="en-US"/>
          <w:rPrChange w:id="1209" w:author="Holger Eichelberger" w:date="2018-02-18T16:37:00Z">
            <w:rPr>
              <w:ins w:id="1210" w:author="Holger Eichelberger" w:date="2018-02-18T15:19:00Z"/>
              <w:noProof/>
              <w:lang w:val="en-GB"/>
            </w:rPr>
          </w:rPrChange>
        </w:rPr>
        <w:pPrChange w:id="1211" w:author="Holger Eichelberger" w:date="2018-02-18T16:37:00Z">
          <w:pPr>
            <w:jc w:val="both"/>
          </w:pPr>
        </w:pPrChange>
      </w:pPr>
      <w:ins w:id="1212" w:author="Holger Eichelberger" w:date="2018-02-18T16:37:00Z">
        <w:r>
          <w:rPr>
            <w:rFonts w:ascii="Candara" w:hAnsi="Candara"/>
            <w:noProof/>
            <w:lang w:val="en-US"/>
          </w:rPr>
          <w:t>We consider the user interface as an independent layer, because a different user interface may present the EASy meachanisms in a target-user specific manner, e.g.,</w:t>
        </w:r>
      </w:ins>
      <w:ins w:id="1213" w:author="Holger Eichelberger" w:date="2018-02-18T16:38:00Z">
        <w:r>
          <w:rPr>
            <w:rFonts w:ascii="Candara" w:hAnsi="Candara"/>
            <w:noProof/>
            <w:lang w:val="en-US"/>
          </w:rPr>
          <w:t xml:space="preserve"> for developers or for consultants. The current user interface is implemented in </w:t>
        </w:r>
      </w:ins>
      <w:ins w:id="1214" w:author="Holger Eichelberger" w:date="2018-02-18T15:33:00Z">
        <w:r w:rsidR="00230236" w:rsidRPr="00BA4C6B">
          <w:rPr>
            <w:rFonts w:ascii="Courier New" w:hAnsi="Courier New" w:cs="Courier New"/>
            <w:noProof/>
            <w:lang w:val="en-GB"/>
            <w:rPrChange w:id="1215" w:author="Holger Eichelberger" w:date="2018-02-18T16:39:00Z">
              <w:rPr>
                <w:rFonts w:ascii="Candara" w:hAnsi="Candara"/>
                <w:noProof/>
              </w:rPr>
            </w:rPrChange>
          </w:rPr>
          <w:t>net.ssehub.easy.producer.ui</w:t>
        </w:r>
      </w:ins>
      <w:ins w:id="1216" w:author="Holger Eichelberger" w:date="2018-02-18T16:38:00Z">
        <w:r>
          <w:rPr>
            <w:rFonts w:ascii="Candara" w:hAnsi="Candara"/>
            <w:noProof/>
            <w:lang w:val="en-US"/>
          </w:rPr>
          <w:t>, which has dependencies to the EASy-Producer Eclipse integration (and all transitively dependent layers) and to the user inte</w:t>
        </w:r>
      </w:ins>
      <w:ins w:id="1217" w:author="Holger Eichelberger" w:date="2018-02-18T16:39:00Z">
        <w:r>
          <w:rPr>
            <w:rFonts w:ascii="Candara" w:hAnsi="Candara"/>
            <w:noProof/>
            <w:lang w:val="en-US"/>
          </w:rPr>
          <w:t xml:space="preserve">rface editors of the EASy-Producer DSL languages (IVML, VIL, VTL). Typically, reusing this layer from outside of Eclipse is not possible at all. However, reusing it within Eclipse works, as shown for QM-IConf, the QualiMater Infrastructure </w:t>
        </w:r>
      </w:ins>
      <w:ins w:id="1218" w:author="Holger Eichelberger" w:date="2018-02-18T16:40:00Z">
        <w:r>
          <w:rPr>
            <w:rFonts w:ascii="Candara" w:hAnsi="Candara"/>
            <w:noProof/>
            <w:lang w:val="en-US"/>
          </w:rPr>
          <w:t>C</w:t>
        </w:r>
      </w:ins>
      <w:ins w:id="1219" w:author="Holger Eichelberger" w:date="2018-02-18T16:39:00Z">
        <w:r>
          <w:rPr>
            <w:rFonts w:ascii="Candara" w:hAnsi="Candara"/>
            <w:noProof/>
            <w:lang w:val="en-US"/>
          </w:rPr>
          <w:t>onfiguration</w:t>
        </w:r>
      </w:ins>
      <w:ins w:id="1220" w:author="Holger Eichelberger" w:date="2018-02-18T16:40:00Z">
        <w:r>
          <w:rPr>
            <w:rFonts w:ascii="Candara" w:hAnsi="Candara"/>
            <w:noProof/>
            <w:lang w:val="en-US"/>
          </w:rPr>
          <w:t xml:space="preserve"> tool, which utilizes EASy-Producer and even parts of its user interface to enable a graphical configuration of Big Data streaming pipelines.</w:t>
        </w:r>
      </w:ins>
    </w:p>
    <w:p w14:paraId="63B62640" w14:textId="2D82EE70" w:rsidR="00154460" w:rsidRPr="00F43860" w:rsidRDefault="00E46A8A" w:rsidP="00E46A8A">
      <w:pPr>
        <w:pStyle w:val="Heading2"/>
        <w:rPr>
          <w:ins w:id="1221" w:author="Holger Eichelberger" w:date="2018-02-18T15:19:00Z"/>
          <w:rFonts w:ascii="Candara" w:hAnsi="Candara"/>
          <w:noProof/>
          <w:rPrChange w:id="1222" w:author="Holger Eichelberger" w:date="2018-02-18T15:36:00Z">
            <w:rPr>
              <w:ins w:id="1223" w:author="Holger Eichelberger" w:date="2018-02-18T15:19:00Z"/>
              <w:rFonts w:ascii="Candara" w:hAnsi="Candara"/>
              <w:noProof/>
              <w:lang w:val="en-GB"/>
            </w:rPr>
          </w:rPrChange>
        </w:rPr>
        <w:pPrChange w:id="1224" w:author="Holger Eichelberger" w:date="2018-02-18T16:41:00Z">
          <w:pPr>
            <w:jc w:val="both"/>
          </w:pPr>
        </w:pPrChange>
      </w:pPr>
      <w:bookmarkStart w:id="1225" w:name="_Ref506735440"/>
      <w:ins w:id="1226" w:author="Holger Eichelberger" w:date="2018-02-18T16:41:00Z">
        <w:r>
          <w:rPr>
            <w:noProof/>
          </w:rPr>
          <w:t>Re-using EASy-Producer components within Eclipse</w:t>
        </w:r>
      </w:ins>
      <w:bookmarkEnd w:id="1225"/>
    </w:p>
    <w:p w14:paraId="2043AAF4" w14:textId="77777777" w:rsidR="00E46A8A" w:rsidRDefault="00E46A8A" w:rsidP="00E63473">
      <w:pPr>
        <w:jc w:val="both"/>
        <w:rPr>
          <w:ins w:id="1227" w:author="Holger Eichelberger" w:date="2018-02-18T16:41:00Z"/>
          <w:rFonts w:ascii="Candara" w:hAnsi="Candara"/>
          <w:noProof/>
          <w:lang w:val="en-GB"/>
        </w:rPr>
      </w:pPr>
    </w:p>
    <w:p w14:paraId="5DE65EB5" w14:textId="735F0B5C" w:rsidR="00154460" w:rsidRDefault="00154460" w:rsidP="00E63473">
      <w:pPr>
        <w:jc w:val="both"/>
        <w:rPr>
          <w:ins w:id="1228" w:author="Holger Eichelberger" w:date="2018-02-18T15:18:00Z"/>
          <w:rFonts w:ascii="Candara" w:hAnsi="Candara"/>
          <w:noProof/>
          <w:lang w:val="en-GB"/>
        </w:rPr>
      </w:pPr>
      <w:ins w:id="1229" w:author="Holger Eichelberger" w:date="2018-02-18T15:15:00Z">
        <w:r>
          <w:rPr>
            <w:rFonts w:ascii="Candara" w:hAnsi="Candara"/>
            <w:noProof/>
            <w:lang w:val="en-GB"/>
          </w:rPr>
          <w:t xml:space="preserve">the missing Eclipse/OSGi-Interfaces and, in particular, the </w:t>
        </w:r>
      </w:ins>
      <w:ins w:id="1230" w:author="Holger Eichelberger" w:date="2018-02-18T15:17:00Z">
        <w:r>
          <w:rPr>
            <w:rFonts w:ascii="Candara" w:hAnsi="Candara"/>
            <w:noProof/>
            <w:lang w:val="en-GB"/>
          </w:rPr>
          <w:t xml:space="preserve">related </w:t>
        </w:r>
      </w:ins>
      <w:ins w:id="1231" w:author="Holger Eichelberger" w:date="2018-02-18T15:15:00Z">
        <w:r>
          <w:rPr>
            <w:rFonts w:ascii="Candara" w:hAnsi="Candara"/>
            <w:noProof/>
            <w:lang w:val="en-GB"/>
          </w:rPr>
          <w:t xml:space="preserve">loading mechanism for the plugins </w:t>
        </w:r>
      </w:ins>
      <w:ins w:id="1232" w:author="Holger Eichelberger" w:date="2018-02-18T15:17:00Z">
        <w:r>
          <w:rPr>
            <w:rFonts w:ascii="Candara" w:hAnsi="Candara"/>
            <w:noProof/>
            <w:lang w:val="en-GB"/>
          </w:rPr>
          <w:t>as well as</w:t>
        </w:r>
      </w:ins>
      <w:ins w:id="1233" w:author="Holger Eichelberger" w:date="2018-02-18T15:16:00Z">
        <w:r>
          <w:rPr>
            <w:rFonts w:ascii="Candara" w:hAnsi="Candara"/>
            <w:noProof/>
            <w:lang w:val="en-GB"/>
          </w:rPr>
          <w:t xml:space="preserve"> a feasible packaging of the components </w:t>
        </w:r>
      </w:ins>
      <w:ins w:id="1234" w:author="Holger Eichelberger" w:date="2018-02-18T15:15:00Z">
        <w:r>
          <w:rPr>
            <w:rFonts w:ascii="Candara" w:hAnsi="Candara"/>
            <w:noProof/>
            <w:lang w:val="en-GB"/>
          </w:rPr>
          <w:t>would prevent running EASy-Producer from outside Eclipse.</w:t>
        </w:r>
      </w:ins>
      <w:ins w:id="1235" w:author="Holger Eichelberger" w:date="2018-02-18T15:17:00Z">
        <w:r>
          <w:rPr>
            <w:rFonts w:ascii="Candara" w:hAnsi="Candara"/>
            <w:noProof/>
            <w:lang w:val="en-GB"/>
          </w:rPr>
          <w:t xml:space="preserve"> </w:t>
        </w:r>
      </w:ins>
      <w:ins w:id="1236" w:author="Holger Eichelberger" w:date="2018-02-18T15:18:00Z">
        <w:r>
          <w:rPr>
            <w:rFonts w:ascii="Candara" w:hAnsi="Candara"/>
            <w:noProof/>
            <w:lang w:val="en-GB"/>
          </w:rPr>
          <w:t xml:space="preserve">However, these issues can be solved through a specific </w:t>
        </w:r>
      </w:ins>
      <w:ins w:id="1237" w:author="Holger Eichelberger" w:date="2018-02-18T15:19:00Z">
        <w:r>
          <w:rPr>
            <w:rFonts w:ascii="Candara" w:hAnsi="Candara"/>
            <w:noProof/>
            <w:lang w:val="en-GB"/>
          </w:rPr>
          <w:t>loading mechnanism with emulates the very core parts of OSGi</w:t>
        </w:r>
      </w:ins>
    </w:p>
    <w:p w14:paraId="69CC3073" w14:textId="77777777" w:rsidR="00154460" w:rsidRDefault="00154460" w:rsidP="00E63473">
      <w:pPr>
        <w:jc w:val="both"/>
        <w:rPr>
          <w:ins w:id="1238" w:author="Holger Eichelberger" w:date="2018-02-18T15:18:00Z"/>
          <w:rFonts w:ascii="Candara" w:hAnsi="Candara"/>
          <w:noProof/>
          <w:lang w:val="en-GB"/>
        </w:rPr>
      </w:pPr>
    </w:p>
    <w:p w14:paraId="596B9ECB" w14:textId="77777777" w:rsidR="00154460" w:rsidRDefault="00154460" w:rsidP="00E63473">
      <w:pPr>
        <w:jc w:val="both"/>
        <w:rPr>
          <w:ins w:id="1239" w:author="Holger Eichelberger" w:date="2018-02-18T15:18:00Z"/>
          <w:rFonts w:ascii="Candara" w:hAnsi="Candara"/>
          <w:noProof/>
          <w:lang w:val="en-GB"/>
        </w:rPr>
      </w:pPr>
      <w:ins w:id="1240" w:author="Holger Eichelberger" w:date="2018-02-18T15:18:00Z">
        <w:r>
          <w:rPr>
            <w:rFonts w:ascii="Candara" w:hAnsi="Candara"/>
            <w:noProof/>
            <w:lang w:val="en-GB"/>
          </w:rPr>
          <w:t>In order to enable EASy-Producer to run outside Eclipse, several conventions must be obeyed</w:t>
        </w:r>
      </w:ins>
    </w:p>
    <w:p w14:paraId="10B7A49F" w14:textId="77777777" w:rsidR="00230236" w:rsidRPr="002A5A72" w:rsidRDefault="00230236" w:rsidP="00230236">
      <w:pPr>
        <w:pStyle w:val="Heading2"/>
        <w:rPr>
          <w:ins w:id="1241" w:author="Holger Eichelberger" w:date="2018-02-18T15:24:00Z"/>
          <w:noProof/>
          <w:lang w:val="en-GB"/>
        </w:rPr>
      </w:pPr>
      <w:bookmarkStart w:id="1242" w:name="_Ref506735470"/>
      <w:ins w:id="1243" w:author="Holger Eichelberger" w:date="2018-02-18T15:24:00Z">
        <w:r>
          <w:rPr>
            <w:noProof/>
            <w:lang w:val="en-GB"/>
          </w:rPr>
          <w:t xml:space="preserve">Running EASy-Producer </w:t>
        </w:r>
      </w:ins>
      <w:ins w:id="1244" w:author="Holger Eichelberger" w:date="2018-02-18T15:25:00Z">
        <w:r>
          <w:rPr>
            <w:noProof/>
            <w:lang w:val="en-GB"/>
          </w:rPr>
          <w:t>outside Eclipse</w:t>
        </w:r>
      </w:ins>
      <w:bookmarkEnd w:id="1242"/>
    </w:p>
    <w:p w14:paraId="70331730" w14:textId="77777777" w:rsidR="00154460" w:rsidRDefault="00154460" w:rsidP="00E63473">
      <w:pPr>
        <w:jc w:val="both"/>
        <w:rPr>
          <w:ins w:id="1245" w:author="Holger Eichelberger" w:date="2018-02-18T15:18:00Z"/>
          <w:rFonts w:ascii="Candara" w:hAnsi="Candara"/>
          <w:noProof/>
          <w:lang w:val="en-GB"/>
        </w:rPr>
      </w:pPr>
    </w:p>
    <w:p w14:paraId="730D8BD0" w14:textId="77777777" w:rsidR="00154460" w:rsidRPr="002A5A72" w:rsidRDefault="00154460" w:rsidP="00E63473">
      <w:pPr>
        <w:jc w:val="both"/>
        <w:rPr>
          <w:rFonts w:ascii="Candara" w:hAnsi="Candara"/>
          <w:noProof/>
          <w:lang w:val="en-GB"/>
        </w:rPr>
      </w:pPr>
      <w:ins w:id="1246" w:author="Holger Eichelberger" w:date="2018-02-18T15:17:00Z">
        <w:r>
          <w:rPr>
            <w:rFonts w:ascii="Candara" w:hAnsi="Candara"/>
            <w:noProof/>
            <w:lang w:val="en-GB"/>
          </w:rPr>
          <w:t xml:space="preserve">In this section, </w:t>
        </w:r>
      </w:ins>
    </w:p>
    <w:sectPr w:rsidR="00154460" w:rsidRPr="002A5A72"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36" w:author="Christian Kröher" w:date="2013-10-05T17:13:00Z" w:initials="CK">
    <w:p w14:paraId="5CA059DF" w14:textId="77777777" w:rsidR="00230236" w:rsidRPr="00CD1C8C" w:rsidRDefault="00230236">
      <w:pPr>
        <w:pStyle w:val="CommentText"/>
        <w:rPr>
          <w:lang w:val="en-US"/>
        </w:rPr>
      </w:pPr>
      <w:r>
        <w:rPr>
          <w:rStyle w:val="CommentReference"/>
        </w:rPr>
        <w:annotationRef/>
      </w:r>
      <w:r w:rsidRPr="00CD1C8C">
        <w:rPr>
          <w:lang w:val="en-US"/>
        </w:rPr>
        <w:t>Update figure according to description!</w:t>
      </w:r>
    </w:p>
  </w:comment>
  <w:comment w:id="239" w:author="Christian Kröher" w:date="2013-10-05T12:57:00Z" w:initials="CK">
    <w:p w14:paraId="0EA4A53E" w14:textId="77777777" w:rsidR="00230236" w:rsidRPr="00CD1C8C" w:rsidRDefault="00230236">
      <w:pPr>
        <w:pStyle w:val="CommentText"/>
        <w:rPr>
          <w:lang w:val="en-US"/>
        </w:rPr>
      </w:pPr>
      <w:r>
        <w:rPr>
          <w:rStyle w:val="CommentReference"/>
        </w:rPr>
        <w:annotationRef/>
      </w:r>
    </w:p>
    <w:p w14:paraId="5D63FE35" w14:textId="77777777" w:rsidR="00230236" w:rsidRDefault="00230236">
      <w:pPr>
        <w:pStyle w:val="CommentText"/>
        <w:rPr>
          <w:lang w:val="en-US"/>
        </w:rPr>
      </w:pPr>
      <w:r w:rsidRPr="007A327D">
        <w:rPr>
          <w:lang w:val="en-US"/>
        </w:rPr>
        <w:t xml:space="preserve">HE: </w:t>
      </w:r>
      <w:r w:rsidRPr="00C520AA">
        <w:rPr>
          <w:lang w:val="en-US"/>
        </w:rPr>
        <w:t>Not anymore… p</w:t>
      </w:r>
      <w:r>
        <w:rPr>
          <w:lang w:val="en-US"/>
        </w:rPr>
        <w:t>assed in as a VIL configuration instance which exactly defines the scope. Deriving an instantiator context is then purely technical. Unless… we stick with our old stuff..</w:t>
      </w:r>
    </w:p>
    <w:p w14:paraId="601C2A6B" w14:textId="77777777" w:rsidR="00230236" w:rsidRDefault="00230236">
      <w:pPr>
        <w:pStyle w:val="CommentText"/>
        <w:rPr>
          <w:lang w:val="en-US"/>
        </w:rPr>
      </w:pPr>
    </w:p>
    <w:p w14:paraId="33942BAE" w14:textId="77777777" w:rsidR="00230236" w:rsidRDefault="00230236">
      <w:pPr>
        <w:pStyle w:val="CommentText"/>
      </w:pPr>
      <w:r>
        <w:rPr>
          <w:lang w:val="en-US"/>
        </w:rPr>
        <w:t>… passed in from outside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Ex w15:paraId="33942BA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058D3E" w14:textId="77777777" w:rsidR="007018C6" w:rsidRDefault="007018C6" w:rsidP="006A272A">
      <w:pPr>
        <w:spacing w:after="0" w:line="240" w:lineRule="auto"/>
      </w:pPr>
      <w:r>
        <w:separator/>
      </w:r>
    </w:p>
  </w:endnote>
  <w:endnote w:type="continuationSeparator" w:id="0">
    <w:p w14:paraId="6C9B74EF" w14:textId="77777777" w:rsidR="007018C6" w:rsidRDefault="007018C6"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230236" w:rsidRDefault="00230236">
    <w:pPr>
      <w:pStyle w:val="Footer"/>
      <w:pBdr>
        <w:bottom w:val="single" w:sz="12" w:space="1" w:color="auto"/>
      </w:pBdr>
      <w:jc w:val="center"/>
      <w:rPr>
        <w:rFonts w:ascii="Candara" w:hAnsi="Candara"/>
        <w:b/>
      </w:rPr>
    </w:pPr>
  </w:p>
  <w:p w14:paraId="108349E8" w14:textId="73D0EC93" w:rsidR="00230236" w:rsidRPr="00511D0A" w:rsidRDefault="00230236">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E46A8A">
          <w:rPr>
            <w:rFonts w:ascii="Candara" w:hAnsi="Candara"/>
            <w:b/>
            <w:noProof/>
          </w:rPr>
          <w:t>34</w:t>
        </w:r>
        <w:r w:rsidRPr="00511D0A">
          <w:rPr>
            <w:rFonts w:ascii="Candara" w:hAnsi="Candara"/>
            <w:b/>
          </w:rPr>
          <w:fldChar w:fldCharType="end"/>
        </w:r>
      </w:sdtContent>
    </w:sdt>
  </w:p>
  <w:p w14:paraId="17B6F4D1" w14:textId="77777777" w:rsidR="00230236" w:rsidRPr="00511D0A" w:rsidRDefault="00230236">
    <w:pPr>
      <w:pStyle w:val="Footer"/>
      <w:rPr>
        <w:rFonts w:ascii="Candara" w:hAnsi="Candar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362868" w14:textId="77777777" w:rsidR="007018C6" w:rsidRDefault="007018C6" w:rsidP="006A272A">
      <w:pPr>
        <w:spacing w:after="0" w:line="240" w:lineRule="auto"/>
      </w:pPr>
      <w:r>
        <w:separator/>
      </w:r>
    </w:p>
  </w:footnote>
  <w:footnote w:type="continuationSeparator" w:id="0">
    <w:p w14:paraId="7F8ADCC1" w14:textId="77777777" w:rsidR="007018C6" w:rsidRDefault="007018C6" w:rsidP="006A272A">
      <w:pPr>
        <w:spacing w:after="0" w:line="240" w:lineRule="auto"/>
      </w:pPr>
      <w:r>
        <w:continuationSeparator/>
      </w:r>
    </w:p>
  </w:footnote>
  <w:footnote w:id="1">
    <w:p w14:paraId="508485E5" w14:textId="77777777" w:rsidR="00230236" w:rsidRPr="00E61994" w:rsidRDefault="00230236"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230236" w:rsidRPr="00101455" w:rsidRDefault="00230236" w:rsidP="008A01B3">
      <w:pPr>
        <w:pStyle w:val="FootnoteText"/>
        <w:rPr>
          <w:lang w:val="en-US"/>
        </w:rPr>
      </w:pPr>
      <w:r>
        <w:rPr>
          <w:rStyle w:val="FootnoteReference"/>
        </w:rPr>
        <w:footnoteRef/>
      </w:r>
      <w:r w:rsidRPr="00101455">
        <w:rPr>
          <w:lang w:val="en-US"/>
        </w:rPr>
        <w:t xml:space="preserve"> </w:t>
      </w:r>
      <w:r>
        <w:rPr>
          <w:lang w:val="en-US"/>
        </w:rPr>
        <w:t xml:space="preserve">Eclipse website: </w:t>
      </w:r>
      <w:r>
        <w:fldChar w:fldCharType="begin"/>
      </w:r>
      <w:r w:rsidRPr="00154460">
        <w:rPr>
          <w:lang w:val="en-US"/>
          <w:rPrChange w:id="169" w:author="Holger Eichelberger" w:date="2018-02-18T15:12:00Z">
            <w:rPr/>
          </w:rPrChange>
        </w:rPr>
        <w:instrText xml:space="preserve"> HYPERLINK "http://www.eclipse.org/" </w:instrText>
      </w:r>
      <w:r>
        <w:fldChar w:fldCharType="separate"/>
      </w:r>
      <w:r w:rsidRPr="002F4615">
        <w:rPr>
          <w:rStyle w:val="Hyperlink"/>
          <w:lang w:val="en-US"/>
        </w:rPr>
        <w:t>www.eclipse.org/</w:t>
      </w:r>
      <w:r>
        <w:rPr>
          <w:rStyle w:val="Hyperlink"/>
          <w:lang w:val="en-US"/>
        </w:rPr>
        <w:fldChar w:fldCharType="end"/>
      </w:r>
      <w:r>
        <w:rPr>
          <w:lang w:val="en-US"/>
        </w:rPr>
        <w:t xml:space="preserve"> </w:t>
      </w:r>
    </w:p>
  </w:footnote>
  <w:footnote w:id="3">
    <w:p w14:paraId="46E6B886" w14:textId="77777777" w:rsidR="00230236" w:rsidRPr="00E3222C" w:rsidRDefault="00230236" w:rsidP="008A01B3">
      <w:pPr>
        <w:pStyle w:val="FootnoteText"/>
        <w:rPr>
          <w:lang w:val="en-US"/>
        </w:rPr>
      </w:pPr>
      <w:r>
        <w:rPr>
          <w:rStyle w:val="FootnoteReference"/>
        </w:rPr>
        <w:footnoteRef/>
      </w:r>
      <w:r w:rsidRPr="00E3222C">
        <w:rPr>
          <w:lang w:val="en-US"/>
        </w:rPr>
        <w:t xml:space="preserve"> </w:t>
      </w:r>
      <w:r>
        <w:rPr>
          <w:lang w:val="en-US"/>
        </w:rPr>
        <w:t xml:space="preserve">Xtext website: </w:t>
      </w:r>
      <w:r>
        <w:fldChar w:fldCharType="begin"/>
      </w:r>
      <w:r w:rsidRPr="00154460">
        <w:rPr>
          <w:lang w:val="en-US"/>
          <w:rPrChange w:id="170" w:author="Holger Eichelberger" w:date="2018-02-18T15:12:00Z">
            <w:rPr/>
          </w:rPrChange>
        </w:rPr>
        <w:instrText xml:space="preserve"> HYPERLINK "http://www.eclipse.org/Xtext/" </w:instrText>
      </w:r>
      <w:r>
        <w:fldChar w:fldCharType="separate"/>
      </w:r>
      <w:r w:rsidRPr="002F4615">
        <w:rPr>
          <w:rStyle w:val="Hyperlink"/>
          <w:lang w:val="en-US"/>
        </w:rPr>
        <w:t>http://www.eclipse.org/Xtext/</w:t>
      </w:r>
      <w:r>
        <w:rPr>
          <w:rStyle w:val="Hyperlink"/>
          <w:lang w:val="en-US"/>
        </w:rPr>
        <w:fldChar w:fldCharType="end"/>
      </w:r>
      <w:r>
        <w:rPr>
          <w:lang w:val="en-US"/>
        </w:rPr>
        <w:t xml:space="preserve"> </w:t>
      </w:r>
    </w:p>
  </w:footnote>
  <w:footnote w:id="4">
    <w:p w14:paraId="1C41C6D2" w14:textId="77777777" w:rsidR="00230236" w:rsidRPr="007A327D" w:rsidRDefault="00230236">
      <w:pPr>
        <w:pStyle w:val="FootnoteText"/>
        <w:rPr>
          <w:lang w:val="en-US"/>
          <w:rPrChange w:id="196" w:author="Christian Kröher" w:date="2013-10-07T19:16:00Z">
            <w:rPr/>
          </w:rPrChange>
        </w:rPr>
      </w:pPr>
      <w:ins w:id="197" w:author="Christian Kröher" w:date="2013-10-07T10:07:00Z">
        <w:r>
          <w:rPr>
            <w:rStyle w:val="FootnoteReference"/>
          </w:rPr>
          <w:footnoteRef/>
        </w:r>
        <w:r w:rsidRPr="00AF5607">
          <w:rPr>
            <w:lang w:val="en-US"/>
            <w:rPrChange w:id="198" w:author="Christian Kröher" w:date="2013-10-07T19:16:00Z">
              <w:rPr/>
            </w:rPrChange>
          </w:rPr>
          <w:t xml:space="preserve"> </w:t>
        </w:r>
        <w:r>
          <w:rPr>
            <w:lang w:val="en-US"/>
          </w:rPr>
          <w:t xml:space="preserve">For more information visit: </w:t>
        </w:r>
        <w:r>
          <w:fldChar w:fldCharType="begin"/>
        </w:r>
        <w:r w:rsidRPr="00AF5607">
          <w:rPr>
            <w:lang w:val="en-US"/>
            <w:rPrChange w:id="199" w:author="Christian Kröher" w:date="2013-10-07T19:16:00Z">
              <w:rPr/>
            </w:rPrChange>
          </w:rPr>
          <w:instrText>HYPERLINK "http://eclipse.org/equinox/"</w:instrText>
        </w:r>
        <w:r>
          <w:fldChar w:fldCharType="separate"/>
        </w:r>
        <w:r w:rsidRPr="00415FD1">
          <w:rPr>
            <w:rStyle w:val="Hyperlink"/>
            <w:lang w:val="en-US"/>
          </w:rPr>
          <w:t>http://eclipse.org/equinox/</w:t>
        </w:r>
        <w:r>
          <w:fldChar w:fldCharType="end"/>
        </w:r>
        <w:r>
          <w:rPr>
            <w:lang w:val="en-US"/>
          </w:rPr>
          <w:t xml:space="preserve"> </w:t>
        </w:r>
      </w:ins>
    </w:p>
  </w:footnote>
  <w:footnote w:id="5">
    <w:p w14:paraId="22752D79" w14:textId="77777777" w:rsidR="00230236" w:rsidRPr="009A6C08" w:rsidRDefault="00230236">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Pr>
          <w:lang w:val="en-US"/>
        </w:rPr>
        <w:t>2.4</w:t>
      </w:r>
      <w:r>
        <w:rPr>
          <w:lang w:val="en-US"/>
        </w:rPr>
        <w:fldChar w:fldCharType="end"/>
      </w:r>
      <w:r>
        <w:rPr>
          <w:lang w:val="en-US"/>
        </w:rPr>
        <w:t>).</w:t>
      </w:r>
    </w:p>
  </w:footnote>
  <w:footnote w:id="6">
    <w:p w14:paraId="045E43DE" w14:textId="77777777" w:rsidR="00230236" w:rsidRPr="005C4B4C" w:rsidRDefault="00230236">
      <w:pPr>
        <w:pStyle w:val="FootnoteText"/>
        <w:rPr>
          <w:lang w:val="en-US"/>
        </w:rPr>
      </w:pPr>
      <w:r>
        <w:rPr>
          <w:rStyle w:val="FootnoteReference"/>
        </w:rPr>
        <w:footnoteRef/>
      </w:r>
      <w:r w:rsidRPr="00A65998">
        <w:rPr>
          <w:lang w:val="en-US"/>
        </w:rPr>
        <w:t xml:space="preserve"> </w:t>
      </w:r>
      <w:r>
        <w:rPr>
          <w:lang w:val="en-US"/>
        </w:rPr>
        <w:t xml:space="preserve">For more information visit: </w:t>
      </w:r>
      <w:r>
        <w:fldChar w:fldCharType="begin"/>
      </w:r>
      <w:r w:rsidRPr="00154460">
        <w:rPr>
          <w:lang w:val="en-US"/>
          <w:rPrChange w:id="253" w:author="Holger Eichelberger" w:date="2018-02-18T15:12:00Z">
            <w:rPr/>
          </w:rPrChange>
        </w:rPr>
        <w:instrText xml:space="preserve"> HYPERLINK "http://eclipse.org/equinox/" </w:instrText>
      </w:r>
      <w:r>
        <w:fldChar w:fldCharType="separate"/>
      </w:r>
      <w:r w:rsidRPr="00415FD1">
        <w:rPr>
          <w:rStyle w:val="Hyperlink"/>
          <w:lang w:val="en-US"/>
        </w:rPr>
        <w:t>http://eclipse.org/equinox/</w:t>
      </w:r>
      <w:r>
        <w:rPr>
          <w:rStyle w:val="Hyperlink"/>
          <w:lang w:val="en-US"/>
        </w:rPr>
        <w:fldChar w:fldCharType="end"/>
      </w:r>
      <w:r>
        <w:rPr>
          <w:lang w:val="en-US"/>
        </w:rPr>
        <w:t xml:space="preserve"> </w:t>
      </w:r>
    </w:p>
  </w:footnote>
  <w:footnote w:id="7">
    <w:p w14:paraId="2F5E4503" w14:textId="77777777" w:rsidR="00230236" w:rsidRPr="005C4B4C" w:rsidRDefault="00230236">
      <w:pPr>
        <w:pStyle w:val="FootnoteText"/>
        <w:rPr>
          <w:lang w:val="en-US"/>
        </w:rPr>
      </w:pPr>
      <w:r>
        <w:rPr>
          <w:rStyle w:val="FootnoteReference"/>
        </w:rPr>
        <w:footnoteRef/>
      </w:r>
      <w:r w:rsidRPr="005C4B4C">
        <w:rPr>
          <w:lang w:val="en-US"/>
        </w:rPr>
        <w:t xml:space="preserve"> </w:t>
      </w:r>
      <w:r>
        <w:rPr>
          <w:lang w:val="en-US"/>
        </w:rPr>
        <w:t xml:space="preserve">For more information visit: </w:t>
      </w:r>
      <w:r>
        <w:fldChar w:fldCharType="begin"/>
      </w:r>
      <w:r w:rsidRPr="00154460">
        <w:rPr>
          <w:lang w:val="en-US"/>
          <w:rPrChange w:id="254" w:author="Holger Eichelberger" w:date="2018-02-18T15:12:00Z">
            <w:rPr/>
          </w:rPrChange>
        </w:rPr>
        <w:instrText xml:space="preserve"> HYPERLINK "http://help.eclipse.org/helios/index.jsp?topic=%2Forg.eclipse.platform.doc.isv%2Freference%2Fapi%2Forg%2Feclipse%2Fcore%2Fruntime%2Fpackage-summary.html" </w:instrText>
      </w:r>
      <w:r>
        <w:fldChar w:fldCharType="separate"/>
      </w:r>
      <w:r w:rsidRPr="005C4B4C">
        <w:rPr>
          <w:rStyle w:val="Hyperlink"/>
          <w:lang w:val="en-US"/>
        </w:rPr>
        <w:t>Eclipse API – org.eclipse.core.runtime</w:t>
      </w:r>
      <w:r>
        <w:rPr>
          <w:rStyle w:val="Hyperlink"/>
          <w:lang w:val="en-US"/>
        </w:rPr>
        <w:fldChar w:fldCharType="end"/>
      </w:r>
    </w:p>
  </w:footnote>
  <w:footnote w:id="8">
    <w:p w14:paraId="4E8A41C1" w14:textId="77777777" w:rsidR="00230236" w:rsidRPr="00CE0BB0" w:rsidRDefault="00230236">
      <w:pPr>
        <w:pStyle w:val="FootnoteText"/>
        <w:rPr>
          <w:lang w:val="en-US"/>
        </w:rPr>
      </w:pPr>
      <w:r>
        <w:rPr>
          <w:rStyle w:val="FootnoteReference"/>
        </w:rPr>
        <w:footnoteRef/>
      </w:r>
      <w:r w:rsidRPr="00CE0BB0">
        <w:rPr>
          <w:lang w:val="en-US"/>
        </w:rPr>
        <w:t xml:space="preserve"> </w:t>
      </w:r>
      <w:r>
        <w:rPr>
          <w:lang w:val="en-US"/>
        </w:rPr>
        <w:t xml:space="preserve">For more information visit: </w:t>
      </w:r>
      <w:r>
        <w:fldChar w:fldCharType="begin"/>
      </w:r>
      <w:r w:rsidRPr="00154460">
        <w:rPr>
          <w:lang w:val="en-US"/>
          <w:rPrChange w:id="255" w:author="Holger Eichelberger" w:date="2018-02-18T15:12:00Z">
            <w:rPr/>
          </w:rPrChange>
        </w:rPr>
        <w:instrText xml:space="preserve"> HYPERLINK "http://www.osgi.org/javadoc/r4v42/org/osgi/service/component/package-summary.html" </w:instrText>
      </w:r>
      <w:r>
        <w:fldChar w:fldCharType="separate"/>
      </w:r>
      <w:r w:rsidRPr="00CE0BB0">
        <w:rPr>
          <w:rStyle w:val="Hyperlink"/>
          <w:lang w:val="en-US"/>
        </w:rPr>
        <w:t>OSGi API – org.osgi.service.component</w:t>
      </w:r>
      <w:r>
        <w:rPr>
          <w:rStyle w:val="Hyperlink"/>
          <w:lang w:val="en-US"/>
        </w:rPr>
        <w:fldChar w:fldCharType="end"/>
      </w:r>
    </w:p>
  </w:footnote>
  <w:footnote w:id="9">
    <w:p w14:paraId="290975C3" w14:textId="77777777" w:rsidR="00230236" w:rsidRPr="00A40E90" w:rsidRDefault="00230236">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77777777" w:rsidR="00230236" w:rsidRPr="00A35A4D" w:rsidRDefault="00230236">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Pr>
          <w:lang w:val="en-US"/>
        </w:rPr>
        <w:t>3.1.3</w:t>
      </w:r>
      <w:r>
        <w:rPr>
          <w:lang w:val="en-US"/>
        </w:rPr>
        <w:fldChar w:fldCharType="end"/>
      </w:r>
      <w:r>
        <w:rPr>
          <w:lang w:val="en-US"/>
        </w:rPr>
        <w:t>.</w:t>
      </w:r>
    </w:p>
  </w:footnote>
  <w:footnote w:id="11">
    <w:p w14:paraId="33573502" w14:textId="77777777" w:rsidR="00230236" w:rsidRPr="003A57B4" w:rsidDel="000F5041" w:rsidRDefault="00230236">
      <w:pPr>
        <w:pStyle w:val="FootnoteText"/>
        <w:rPr>
          <w:del w:id="432" w:author="Christian Kröher" w:date="2013-10-05T16:33:00Z"/>
          <w:lang w:val="en-US"/>
        </w:rPr>
      </w:pPr>
      <w:del w:id="433" w:author="Christian Kröher" w:date="2013-10-05T16:33:00Z">
        <w:r w:rsidDel="000F5041">
          <w:rPr>
            <w:rStyle w:val="FootnoteReference"/>
          </w:rPr>
          <w:footnoteRef/>
        </w:r>
        <w:r w:rsidRPr="003A57B4" w:rsidDel="000F5041">
          <w:rPr>
            <w:lang w:val="en-US"/>
          </w:rPr>
          <w:delText xml:space="preserve"> The instantiator core plug-in o</w:delText>
        </w:r>
        <w:r w:rsidDel="000F5041">
          <w:rPr>
            <w:lang w:val="en-US"/>
          </w:rPr>
          <w:delText xml:space="preserve">f EASy-Producer provides a Java documentation including the full list of available methods of the </w:delText>
        </w:r>
        <w:r w:rsidRPr="001F226D" w:rsidDel="000F5041">
          <w:rPr>
            <w:i/>
            <w:lang w:val="en-US"/>
          </w:rPr>
          <w:delText>Instantiator Engine</w:delText>
        </w:r>
        <w:r w:rsidDel="000F5041">
          <w:rPr>
            <w:lang w:val="en-US"/>
          </w:rPr>
          <w:delText xml:space="preserve"> class.</w:delText>
        </w:r>
      </w:del>
    </w:p>
  </w:footnote>
  <w:footnote w:id="12">
    <w:p w14:paraId="33996D43" w14:textId="77777777" w:rsidR="00230236" w:rsidRPr="00D03D25" w:rsidDel="000F5041" w:rsidRDefault="00230236">
      <w:pPr>
        <w:pStyle w:val="FootnoteText"/>
        <w:rPr>
          <w:del w:id="436" w:author="Christian Kröher" w:date="2013-10-05T16:33:00Z"/>
          <w:lang w:val="en-US"/>
        </w:rPr>
      </w:pPr>
      <w:del w:id="437" w:author="Christian Kröher" w:date="2013-10-05T16:33:00Z">
        <w:r w:rsidDel="000F5041">
          <w:rPr>
            <w:rStyle w:val="FootnoteReference"/>
          </w:rPr>
          <w:footnoteRef/>
        </w:r>
        <w:r w:rsidRPr="00D03D25" w:rsidDel="000F5041">
          <w:rPr>
            <w:lang w:val="en-US"/>
          </w:rPr>
          <w:delText xml:space="preserve"> We include an external library t</w:delText>
        </w:r>
        <w:r w:rsidDel="000F5041">
          <w:rPr>
            <w:lang w:val="en-US"/>
          </w:rPr>
          <w:delText xml:space="preserve">hat provides the </w:delText>
        </w:r>
        <w:r w:rsidRPr="00D03D25" w:rsidDel="000F5041">
          <w:rPr>
            <w:i/>
            <w:lang w:val="en-US"/>
          </w:rPr>
          <w:delText>SSEInstantiator</w:delText>
        </w:r>
        <w:r w:rsidDel="000F5041">
          <w:rPr>
            <w:lang w:val="en-US"/>
          </w:rPr>
          <w:delText xml:space="preserve"> indicated by the import statement in line 6 of </w:delText>
        </w:r>
        <w:r w:rsidRPr="003C0B68" w:rsidDel="000F5041">
          <w:rPr>
            <w:rFonts w:ascii="Candara" w:hAnsi="Candara"/>
            <w:lang w:val="en-US"/>
          </w:rPr>
          <w:fldChar w:fldCharType="begin"/>
        </w:r>
        <w:r w:rsidRPr="003C0B68" w:rsidDel="000F5041">
          <w:rPr>
            <w:rFonts w:ascii="Candara" w:hAnsi="Candara"/>
            <w:lang w:val="en-US"/>
          </w:rPr>
          <w:delInstrText xml:space="preserve"> REF _Ref333999216 \h </w:delInstrText>
        </w:r>
        <w:r w:rsidRPr="003C0B68" w:rsidDel="000F5041">
          <w:rPr>
            <w:rFonts w:ascii="Candara" w:hAnsi="Candara"/>
            <w:lang w:val="en-US"/>
          </w:rPr>
        </w:r>
        <w:r w:rsidRPr="003C0B68" w:rsidDel="000F5041">
          <w:rPr>
            <w:rFonts w:ascii="Candara" w:hAnsi="Candara"/>
            <w:lang w:val="en-US"/>
          </w:rPr>
          <w:fldChar w:fldCharType="separate"/>
        </w:r>
        <w:r w:rsidRPr="00842B9E" w:rsidDel="000F5041">
          <w:rPr>
            <w:lang w:val="en-US"/>
          </w:rPr>
          <w:delText xml:space="preserve">Figure </w:delText>
        </w:r>
        <w:r w:rsidDel="000F5041">
          <w:rPr>
            <w:noProof/>
            <w:lang w:val="en-US"/>
          </w:rPr>
          <w:delText>11</w:delText>
        </w:r>
        <w:r w:rsidRPr="003C0B68" w:rsidDel="000F5041">
          <w:rPr>
            <w:rFonts w:ascii="Candara" w:hAnsi="Candara"/>
            <w:lang w:val="en-US"/>
          </w:rPr>
          <w:fldChar w:fldCharType="end"/>
        </w:r>
        <w:r w:rsidDel="000F5041">
          <w:rPr>
            <w:lang w:val="en-US"/>
          </w:rPr>
          <w:delText xml:space="preserve">. How to include external libraries is described in Section </w:delText>
        </w:r>
        <w:r w:rsidDel="000F5041">
          <w:rPr>
            <w:lang w:val="en-US"/>
          </w:rPr>
          <w:fldChar w:fldCharType="begin"/>
        </w:r>
        <w:r w:rsidDel="000F5041">
          <w:rPr>
            <w:lang w:val="en-US"/>
          </w:rPr>
          <w:delInstrText xml:space="preserve"> REF _Ref342460161 \r \h </w:delInstrText>
        </w:r>
        <w:r w:rsidDel="000F5041">
          <w:rPr>
            <w:lang w:val="en-US"/>
          </w:rPr>
        </w:r>
        <w:r w:rsidDel="000F5041">
          <w:rPr>
            <w:lang w:val="en-US"/>
          </w:rPr>
          <w:fldChar w:fldCharType="separate"/>
        </w:r>
        <w:r w:rsidDel="000F5041">
          <w:rPr>
            <w:lang w:val="en-US"/>
          </w:rPr>
          <w:delText>3.1.2</w:delText>
        </w:r>
        <w:r w:rsidDel="000F5041">
          <w:rPr>
            <w:lang w:val="en-US"/>
          </w:rPr>
          <w:fldChar w:fldCharType="end"/>
        </w:r>
        <w:r w:rsidDel="000F5041">
          <w:rPr>
            <w:lang w:val="en-US"/>
          </w:rPr>
          <w:delText>.</w:delText>
        </w:r>
      </w:del>
    </w:p>
  </w:footnote>
  <w:footnote w:id="13">
    <w:p w14:paraId="20016D85" w14:textId="77777777" w:rsidR="00230236" w:rsidRPr="00BB501E" w:rsidRDefault="00230236">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3.1.4</w:t>
      </w:r>
      <w:r>
        <w:rPr>
          <w:lang w:val="en-US"/>
        </w:rPr>
        <w:fldChar w:fldCharType="end"/>
      </w:r>
      <w:r>
        <w:rPr>
          <w:lang w:val="en-US"/>
        </w:rPr>
        <w:t>.</w:t>
      </w:r>
    </w:p>
  </w:footnote>
  <w:footnote w:id="14">
    <w:p w14:paraId="71D35A69" w14:textId="77777777" w:rsidR="00230236" w:rsidRPr="009C5691" w:rsidRDefault="00230236">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ins w:id="490" w:author="Christian Kröher" w:date="2013-10-07T09:37:00Z">
        <w:r>
          <w:rPr>
            <w:lang w:val="en-GB"/>
          </w:rPr>
          <w:t>.</w:t>
        </w:r>
      </w:ins>
    </w:p>
  </w:footnote>
  <w:footnote w:id="15">
    <w:p w14:paraId="544058D7" w14:textId="77777777" w:rsidR="00230236" w:rsidRPr="00BB501E" w:rsidRDefault="00230236"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Pr>
          <w:lang w:val="en-US"/>
        </w:rPr>
        <w:t>3.1.4</w:t>
      </w:r>
      <w:r>
        <w:rPr>
          <w:lang w:val="en-US"/>
        </w:rPr>
        <w:fldChar w:fldCharType="end"/>
      </w:r>
      <w:r>
        <w:rPr>
          <w:lang w:val="en-US"/>
        </w:rPr>
        <w:t>.</w:t>
      </w:r>
    </w:p>
  </w:footnote>
  <w:footnote w:id="16">
    <w:p w14:paraId="439D231F" w14:textId="77777777" w:rsidR="00230236" w:rsidRPr="00A40E90" w:rsidRDefault="00230236"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7">
    <w:p w14:paraId="7E592F21" w14:textId="77777777" w:rsidR="00230236" w:rsidRPr="00BB501E" w:rsidRDefault="00230236"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Pr>
          <w:lang w:val="en-US"/>
        </w:rPr>
        <w:t>3.3.3</w:t>
      </w:r>
      <w:r>
        <w:rPr>
          <w:lang w:val="en-US"/>
        </w:rPr>
        <w:fldChar w:fldCharType="end"/>
      </w:r>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230236" w:rsidRPr="00511D0A" w:rsidRDefault="00230236"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230236" w:rsidRPr="00511D0A" w:rsidRDefault="00230236"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223888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9"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4"/>
  </w:num>
  <w:num w:numId="4">
    <w:abstractNumId w:val="3"/>
  </w:num>
  <w:num w:numId="5">
    <w:abstractNumId w:val="6"/>
  </w:num>
  <w:num w:numId="6">
    <w:abstractNumId w:val="0"/>
  </w:num>
  <w:num w:numId="7">
    <w:abstractNumId w:val="10"/>
  </w:num>
  <w:num w:numId="8">
    <w:abstractNumId w:val="20"/>
  </w:num>
  <w:num w:numId="9">
    <w:abstractNumId w:val="22"/>
  </w:num>
  <w:num w:numId="10">
    <w:abstractNumId w:val="15"/>
  </w:num>
  <w:num w:numId="11">
    <w:abstractNumId w:val="18"/>
  </w:num>
  <w:num w:numId="12">
    <w:abstractNumId w:val="19"/>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8"/>
  </w:num>
  <w:num w:numId="18">
    <w:abstractNumId w:val="5"/>
  </w:num>
  <w:num w:numId="19">
    <w:abstractNumId w:val="21"/>
  </w:num>
  <w:num w:numId="20">
    <w:abstractNumId w:val="23"/>
  </w:num>
  <w:num w:numId="21">
    <w:abstractNumId w:val="12"/>
  </w:num>
  <w:num w:numId="22">
    <w:abstractNumId w:val="9"/>
  </w:num>
  <w:num w:numId="23">
    <w:abstractNumId w:val="4"/>
  </w:num>
  <w:num w:numId="24">
    <w:abstractNumId w:val="13"/>
  </w:num>
  <w:num w:numId="25">
    <w:abstractNumId w:val="1"/>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olger Eichelberger">
    <w15:presenceInfo w15:providerId="None" w15:userId="Holger Eiche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6450"/>
    <w:rsid w:val="0000648F"/>
    <w:rsid w:val="00015AA1"/>
    <w:rsid w:val="00021762"/>
    <w:rsid w:val="0002246F"/>
    <w:rsid w:val="000240D8"/>
    <w:rsid w:val="000241E0"/>
    <w:rsid w:val="0003100D"/>
    <w:rsid w:val="00032F9A"/>
    <w:rsid w:val="00046247"/>
    <w:rsid w:val="0005065D"/>
    <w:rsid w:val="0005391F"/>
    <w:rsid w:val="00053DCD"/>
    <w:rsid w:val="00065AF7"/>
    <w:rsid w:val="00072504"/>
    <w:rsid w:val="00077ABA"/>
    <w:rsid w:val="0008403E"/>
    <w:rsid w:val="00084806"/>
    <w:rsid w:val="000870FF"/>
    <w:rsid w:val="00087EF6"/>
    <w:rsid w:val="00094256"/>
    <w:rsid w:val="000A33DF"/>
    <w:rsid w:val="000A35C5"/>
    <w:rsid w:val="000B334E"/>
    <w:rsid w:val="000B3386"/>
    <w:rsid w:val="000B3470"/>
    <w:rsid w:val="000B4A0D"/>
    <w:rsid w:val="000B6C8D"/>
    <w:rsid w:val="000B7285"/>
    <w:rsid w:val="000C1679"/>
    <w:rsid w:val="000C51DF"/>
    <w:rsid w:val="000C533F"/>
    <w:rsid w:val="000F5041"/>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76DC"/>
    <w:rsid w:val="0019124D"/>
    <w:rsid w:val="00191D85"/>
    <w:rsid w:val="00194428"/>
    <w:rsid w:val="001948AD"/>
    <w:rsid w:val="00195F88"/>
    <w:rsid w:val="001976E4"/>
    <w:rsid w:val="001A36E1"/>
    <w:rsid w:val="001A6AC7"/>
    <w:rsid w:val="001C0FC8"/>
    <w:rsid w:val="001D4485"/>
    <w:rsid w:val="001E19BA"/>
    <w:rsid w:val="001F226D"/>
    <w:rsid w:val="001F5BD6"/>
    <w:rsid w:val="00210414"/>
    <w:rsid w:val="0021214E"/>
    <w:rsid w:val="002154D9"/>
    <w:rsid w:val="002203E5"/>
    <w:rsid w:val="00221837"/>
    <w:rsid w:val="00223000"/>
    <w:rsid w:val="002249D9"/>
    <w:rsid w:val="00230236"/>
    <w:rsid w:val="002318BE"/>
    <w:rsid w:val="00241DE7"/>
    <w:rsid w:val="0024315F"/>
    <w:rsid w:val="002434BF"/>
    <w:rsid w:val="00244EC6"/>
    <w:rsid w:val="002558EC"/>
    <w:rsid w:val="00265EBE"/>
    <w:rsid w:val="00275DFD"/>
    <w:rsid w:val="00281D60"/>
    <w:rsid w:val="0028434C"/>
    <w:rsid w:val="00284AFD"/>
    <w:rsid w:val="00290A86"/>
    <w:rsid w:val="0029132A"/>
    <w:rsid w:val="002939EA"/>
    <w:rsid w:val="002A5A72"/>
    <w:rsid w:val="002A673A"/>
    <w:rsid w:val="002A7B06"/>
    <w:rsid w:val="002C3F15"/>
    <w:rsid w:val="002D0E1D"/>
    <w:rsid w:val="002D4E9F"/>
    <w:rsid w:val="002E47DF"/>
    <w:rsid w:val="002F49D1"/>
    <w:rsid w:val="00316BB6"/>
    <w:rsid w:val="0032296E"/>
    <w:rsid w:val="00323E2F"/>
    <w:rsid w:val="0033486F"/>
    <w:rsid w:val="00340EA7"/>
    <w:rsid w:val="003459AC"/>
    <w:rsid w:val="00347FB5"/>
    <w:rsid w:val="00351020"/>
    <w:rsid w:val="00355927"/>
    <w:rsid w:val="0036359F"/>
    <w:rsid w:val="0036543D"/>
    <w:rsid w:val="00365B61"/>
    <w:rsid w:val="00367A60"/>
    <w:rsid w:val="00371755"/>
    <w:rsid w:val="00374CDC"/>
    <w:rsid w:val="00376E30"/>
    <w:rsid w:val="003802EA"/>
    <w:rsid w:val="0039326E"/>
    <w:rsid w:val="00394C67"/>
    <w:rsid w:val="00395055"/>
    <w:rsid w:val="00395874"/>
    <w:rsid w:val="003A32A0"/>
    <w:rsid w:val="003A57B4"/>
    <w:rsid w:val="003A6465"/>
    <w:rsid w:val="003B0E38"/>
    <w:rsid w:val="003B346E"/>
    <w:rsid w:val="003C0B68"/>
    <w:rsid w:val="003C423C"/>
    <w:rsid w:val="003C6154"/>
    <w:rsid w:val="003D4703"/>
    <w:rsid w:val="003E04C1"/>
    <w:rsid w:val="003E542C"/>
    <w:rsid w:val="003F2238"/>
    <w:rsid w:val="003F51CA"/>
    <w:rsid w:val="003F7E5E"/>
    <w:rsid w:val="00413BA7"/>
    <w:rsid w:val="0041406F"/>
    <w:rsid w:val="0042233B"/>
    <w:rsid w:val="0043269E"/>
    <w:rsid w:val="004364EB"/>
    <w:rsid w:val="004418C9"/>
    <w:rsid w:val="00444BA4"/>
    <w:rsid w:val="00457171"/>
    <w:rsid w:val="004636FE"/>
    <w:rsid w:val="004642E1"/>
    <w:rsid w:val="00470F5F"/>
    <w:rsid w:val="00472897"/>
    <w:rsid w:val="00481A8D"/>
    <w:rsid w:val="004822A9"/>
    <w:rsid w:val="00494BCF"/>
    <w:rsid w:val="00495364"/>
    <w:rsid w:val="00496756"/>
    <w:rsid w:val="004A7697"/>
    <w:rsid w:val="004B0254"/>
    <w:rsid w:val="004B36CA"/>
    <w:rsid w:val="004B4FF8"/>
    <w:rsid w:val="004C3B9D"/>
    <w:rsid w:val="004D0F68"/>
    <w:rsid w:val="004D106F"/>
    <w:rsid w:val="004D5F78"/>
    <w:rsid w:val="004E2D49"/>
    <w:rsid w:val="004E2FD1"/>
    <w:rsid w:val="004F13F8"/>
    <w:rsid w:val="00504CFF"/>
    <w:rsid w:val="00511D0A"/>
    <w:rsid w:val="00514651"/>
    <w:rsid w:val="0052523D"/>
    <w:rsid w:val="00532044"/>
    <w:rsid w:val="00532A35"/>
    <w:rsid w:val="00551203"/>
    <w:rsid w:val="00555460"/>
    <w:rsid w:val="00560286"/>
    <w:rsid w:val="00566B2F"/>
    <w:rsid w:val="00570746"/>
    <w:rsid w:val="00574684"/>
    <w:rsid w:val="00577D10"/>
    <w:rsid w:val="00581D74"/>
    <w:rsid w:val="005958ED"/>
    <w:rsid w:val="005A0921"/>
    <w:rsid w:val="005A5B9E"/>
    <w:rsid w:val="005B2C17"/>
    <w:rsid w:val="005B7085"/>
    <w:rsid w:val="005C0AAF"/>
    <w:rsid w:val="005C184D"/>
    <w:rsid w:val="005C19D0"/>
    <w:rsid w:val="005C3EB6"/>
    <w:rsid w:val="005C4B4C"/>
    <w:rsid w:val="005C607A"/>
    <w:rsid w:val="005D6647"/>
    <w:rsid w:val="005E0424"/>
    <w:rsid w:val="005E0BCA"/>
    <w:rsid w:val="005E5979"/>
    <w:rsid w:val="005E677B"/>
    <w:rsid w:val="005F5072"/>
    <w:rsid w:val="005F7007"/>
    <w:rsid w:val="005F7FA0"/>
    <w:rsid w:val="00605D86"/>
    <w:rsid w:val="0060783D"/>
    <w:rsid w:val="006154B6"/>
    <w:rsid w:val="006171ED"/>
    <w:rsid w:val="00621EF2"/>
    <w:rsid w:val="00627473"/>
    <w:rsid w:val="00630CF4"/>
    <w:rsid w:val="00633145"/>
    <w:rsid w:val="00635A84"/>
    <w:rsid w:val="00635AFF"/>
    <w:rsid w:val="00637CB0"/>
    <w:rsid w:val="00641CEC"/>
    <w:rsid w:val="00641F68"/>
    <w:rsid w:val="00651BA0"/>
    <w:rsid w:val="00651CCF"/>
    <w:rsid w:val="00652B49"/>
    <w:rsid w:val="0066025F"/>
    <w:rsid w:val="006605C4"/>
    <w:rsid w:val="00660CA5"/>
    <w:rsid w:val="00681C39"/>
    <w:rsid w:val="00683006"/>
    <w:rsid w:val="00685C0D"/>
    <w:rsid w:val="006922A3"/>
    <w:rsid w:val="006A272A"/>
    <w:rsid w:val="006B251F"/>
    <w:rsid w:val="006B43B9"/>
    <w:rsid w:val="006B4F4A"/>
    <w:rsid w:val="006C208D"/>
    <w:rsid w:val="006D3841"/>
    <w:rsid w:val="006E12B0"/>
    <w:rsid w:val="006E148A"/>
    <w:rsid w:val="006E6593"/>
    <w:rsid w:val="006F4941"/>
    <w:rsid w:val="007006B0"/>
    <w:rsid w:val="007018C6"/>
    <w:rsid w:val="007042AF"/>
    <w:rsid w:val="00711506"/>
    <w:rsid w:val="00714312"/>
    <w:rsid w:val="00721B83"/>
    <w:rsid w:val="007230C6"/>
    <w:rsid w:val="0074194E"/>
    <w:rsid w:val="00743873"/>
    <w:rsid w:val="00743CAB"/>
    <w:rsid w:val="00744060"/>
    <w:rsid w:val="007511EF"/>
    <w:rsid w:val="00751947"/>
    <w:rsid w:val="00752AA8"/>
    <w:rsid w:val="007550F1"/>
    <w:rsid w:val="00760ADE"/>
    <w:rsid w:val="00762519"/>
    <w:rsid w:val="00763F7F"/>
    <w:rsid w:val="0077225E"/>
    <w:rsid w:val="00773DA2"/>
    <w:rsid w:val="00774FB4"/>
    <w:rsid w:val="007769F3"/>
    <w:rsid w:val="007A1960"/>
    <w:rsid w:val="007A327D"/>
    <w:rsid w:val="007B29EB"/>
    <w:rsid w:val="007C54B8"/>
    <w:rsid w:val="007D34E7"/>
    <w:rsid w:val="007D3B46"/>
    <w:rsid w:val="007D6FD1"/>
    <w:rsid w:val="007E1486"/>
    <w:rsid w:val="007E21E5"/>
    <w:rsid w:val="007F17F9"/>
    <w:rsid w:val="007F4DFE"/>
    <w:rsid w:val="00803658"/>
    <w:rsid w:val="00805A81"/>
    <w:rsid w:val="00810031"/>
    <w:rsid w:val="00810AC0"/>
    <w:rsid w:val="00817834"/>
    <w:rsid w:val="00822A46"/>
    <w:rsid w:val="008308EE"/>
    <w:rsid w:val="00832970"/>
    <w:rsid w:val="008341AC"/>
    <w:rsid w:val="00834AE1"/>
    <w:rsid w:val="008368E0"/>
    <w:rsid w:val="008416A1"/>
    <w:rsid w:val="00842B9E"/>
    <w:rsid w:val="00850E43"/>
    <w:rsid w:val="008559F0"/>
    <w:rsid w:val="008606E5"/>
    <w:rsid w:val="00863A47"/>
    <w:rsid w:val="0086455F"/>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20F8"/>
    <w:rsid w:val="008E092D"/>
    <w:rsid w:val="008E63D5"/>
    <w:rsid w:val="008F4D62"/>
    <w:rsid w:val="009014EE"/>
    <w:rsid w:val="00903356"/>
    <w:rsid w:val="00905D48"/>
    <w:rsid w:val="009065E2"/>
    <w:rsid w:val="00913810"/>
    <w:rsid w:val="00914184"/>
    <w:rsid w:val="00914981"/>
    <w:rsid w:val="0092284F"/>
    <w:rsid w:val="009236D5"/>
    <w:rsid w:val="00937E7E"/>
    <w:rsid w:val="00944A11"/>
    <w:rsid w:val="00951B49"/>
    <w:rsid w:val="009605B8"/>
    <w:rsid w:val="00973874"/>
    <w:rsid w:val="009746AD"/>
    <w:rsid w:val="0097598A"/>
    <w:rsid w:val="009776CE"/>
    <w:rsid w:val="009876F6"/>
    <w:rsid w:val="00996AAC"/>
    <w:rsid w:val="009A243E"/>
    <w:rsid w:val="009A36D7"/>
    <w:rsid w:val="009A6C08"/>
    <w:rsid w:val="009B4932"/>
    <w:rsid w:val="009B5820"/>
    <w:rsid w:val="009C5691"/>
    <w:rsid w:val="009C59DE"/>
    <w:rsid w:val="009D06F9"/>
    <w:rsid w:val="009F310C"/>
    <w:rsid w:val="009F41FF"/>
    <w:rsid w:val="00A06958"/>
    <w:rsid w:val="00A07B78"/>
    <w:rsid w:val="00A1292B"/>
    <w:rsid w:val="00A164C9"/>
    <w:rsid w:val="00A21F41"/>
    <w:rsid w:val="00A22B9D"/>
    <w:rsid w:val="00A24AD6"/>
    <w:rsid w:val="00A321A8"/>
    <w:rsid w:val="00A35A4D"/>
    <w:rsid w:val="00A37549"/>
    <w:rsid w:val="00A377E0"/>
    <w:rsid w:val="00A3787B"/>
    <w:rsid w:val="00A40E90"/>
    <w:rsid w:val="00A4500D"/>
    <w:rsid w:val="00A50F62"/>
    <w:rsid w:val="00A51D72"/>
    <w:rsid w:val="00A52D49"/>
    <w:rsid w:val="00A60F7C"/>
    <w:rsid w:val="00A65998"/>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4A66"/>
    <w:rsid w:val="00AD5428"/>
    <w:rsid w:val="00AD61AC"/>
    <w:rsid w:val="00AE236F"/>
    <w:rsid w:val="00AE508C"/>
    <w:rsid w:val="00AF282A"/>
    <w:rsid w:val="00AF5607"/>
    <w:rsid w:val="00B027E9"/>
    <w:rsid w:val="00B0378E"/>
    <w:rsid w:val="00B12ABB"/>
    <w:rsid w:val="00B26D52"/>
    <w:rsid w:val="00B329E0"/>
    <w:rsid w:val="00B365F7"/>
    <w:rsid w:val="00B42060"/>
    <w:rsid w:val="00B42068"/>
    <w:rsid w:val="00B43760"/>
    <w:rsid w:val="00B46056"/>
    <w:rsid w:val="00B536D3"/>
    <w:rsid w:val="00B575C6"/>
    <w:rsid w:val="00B6766F"/>
    <w:rsid w:val="00B70C51"/>
    <w:rsid w:val="00B76342"/>
    <w:rsid w:val="00B813A2"/>
    <w:rsid w:val="00B87578"/>
    <w:rsid w:val="00B878BD"/>
    <w:rsid w:val="00B9189E"/>
    <w:rsid w:val="00B930A0"/>
    <w:rsid w:val="00B9797C"/>
    <w:rsid w:val="00BA0C89"/>
    <w:rsid w:val="00BA4C6B"/>
    <w:rsid w:val="00BA5248"/>
    <w:rsid w:val="00BA62D0"/>
    <w:rsid w:val="00BB501E"/>
    <w:rsid w:val="00BC2A14"/>
    <w:rsid w:val="00BC412E"/>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478B"/>
    <w:rsid w:val="00CD665D"/>
    <w:rsid w:val="00CD7D6D"/>
    <w:rsid w:val="00CE06EB"/>
    <w:rsid w:val="00CE0BB0"/>
    <w:rsid w:val="00CE2857"/>
    <w:rsid w:val="00CF4355"/>
    <w:rsid w:val="00CF5035"/>
    <w:rsid w:val="00CF66AD"/>
    <w:rsid w:val="00D03D25"/>
    <w:rsid w:val="00D12EC2"/>
    <w:rsid w:val="00D14458"/>
    <w:rsid w:val="00D22EA7"/>
    <w:rsid w:val="00D26C0A"/>
    <w:rsid w:val="00D27853"/>
    <w:rsid w:val="00D318D8"/>
    <w:rsid w:val="00D3552E"/>
    <w:rsid w:val="00D370CC"/>
    <w:rsid w:val="00D40B2B"/>
    <w:rsid w:val="00D42B05"/>
    <w:rsid w:val="00D44129"/>
    <w:rsid w:val="00D476CB"/>
    <w:rsid w:val="00D5124D"/>
    <w:rsid w:val="00D528B2"/>
    <w:rsid w:val="00D60528"/>
    <w:rsid w:val="00D715AE"/>
    <w:rsid w:val="00D75B6E"/>
    <w:rsid w:val="00D77037"/>
    <w:rsid w:val="00D87F2D"/>
    <w:rsid w:val="00D977AB"/>
    <w:rsid w:val="00DA02CF"/>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32BB"/>
    <w:rsid w:val="00E248E9"/>
    <w:rsid w:val="00E24BE1"/>
    <w:rsid w:val="00E259F8"/>
    <w:rsid w:val="00E25ED8"/>
    <w:rsid w:val="00E3750D"/>
    <w:rsid w:val="00E421A9"/>
    <w:rsid w:val="00E46A8A"/>
    <w:rsid w:val="00E47EEF"/>
    <w:rsid w:val="00E63053"/>
    <w:rsid w:val="00E63473"/>
    <w:rsid w:val="00E755D4"/>
    <w:rsid w:val="00E82909"/>
    <w:rsid w:val="00E86640"/>
    <w:rsid w:val="00E97F0E"/>
    <w:rsid w:val="00EA1A0E"/>
    <w:rsid w:val="00EA2B1E"/>
    <w:rsid w:val="00EA51EA"/>
    <w:rsid w:val="00EB1183"/>
    <w:rsid w:val="00EB1C28"/>
    <w:rsid w:val="00EB4544"/>
    <w:rsid w:val="00EC3C3C"/>
    <w:rsid w:val="00ED16FB"/>
    <w:rsid w:val="00EF1386"/>
    <w:rsid w:val="00EF2383"/>
    <w:rsid w:val="00EF75A0"/>
    <w:rsid w:val="00F01348"/>
    <w:rsid w:val="00F02826"/>
    <w:rsid w:val="00F0321B"/>
    <w:rsid w:val="00F05295"/>
    <w:rsid w:val="00F20C79"/>
    <w:rsid w:val="00F21FF2"/>
    <w:rsid w:val="00F27723"/>
    <w:rsid w:val="00F40EB7"/>
    <w:rsid w:val="00F43860"/>
    <w:rsid w:val="00F448E5"/>
    <w:rsid w:val="00F457D5"/>
    <w:rsid w:val="00F4732B"/>
    <w:rsid w:val="00F4797F"/>
    <w:rsid w:val="00F51990"/>
    <w:rsid w:val="00F52D09"/>
    <w:rsid w:val="00F5423C"/>
    <w:rsid w:val="00F54A18"/>
    <w:rsid w:val="00F57227"/>
    <w:rsid w:val="00F60FE6"/>
    <w:rsid w:val="00F63B41"/>
    <w:rsid w:val="00F70419"/>
    <w:rsid w:val="00F75B0F"/>
    <w:rsid w:val="00FA606F"/>
    <w:rsid w:val="00FB3C96"/>
    <w:rsid w:val="00FB6042"/>
    <w:rsid w:val="00FC72CB"/>
    <w:rsid w:val="00FD1BF3"/>
    <w:rsid w:val="00FD25B6"/>
    <w:rsid w:val="00FE1E04"/>
    <w:rsid w:val="00FE71BC"/>
    <w:rsid w:val="00FF0D45"/>
    <w:rsid w:val="00FF1D46"/>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tiff"/><Relationship Id="rId10" Type="http://schemas.openxmlformats.org/officeDocument/2006/relationships/image" Target="media/image3.jpeg"/><Relationship Id="rId19" Type="http://schemas.openxmlformats.org/officeDocument/2006/relationships/image" Target="media/image8.tiff"/><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tiff"/><Relationship Id="rId3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193BA2"/>
    <w:rsid w:val="00397144"/>
    <w:rsid w:val="004773B1"/>
    <w:rsid w:val="004F3E9D"/>
    <w:rsid w:val="005B1F81"/>
    <w:rsid w:val="005E03E3"/>
    <w:rsid w:val="005E10DE"/>
    <w:rsid w:val="00614567"/>
    <w:rsid w:val="00895304"/>
    <w:rsid w:val="009918AA"/>
    <w:rsid w:val="00A52883"/>
    <w:rsid w:val="00A6781A"/>
    <w:rsid w:val="00C807FE"/>
    <w:rsid w:val="00C90C9A"/>
    <w:rsid w:val="00CE157C"/>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70C7BC-8776-4A0A-A1E6-B040233DE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11769</Words>
  <Characters>74145</Characters>
  <Application>Microsoft Office Word</Application>
  <DocSecurity>0</DocSecurity>
  <Lines>617</Lines>
  <Paragraphs>171</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85743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381</cp:revision>
  <cp:lastPrinted>2013-10-07T17:17:00Z</cp:lastPrinted>
  <dcterms:created xsi:type="dcterms:W3CDTF">2012-08-28T12:44:00Z</dcterms:created>
  <dcterms:modified xsi:type="dcterms:W3CDTF">2018-02-18T15:42:00Z</dcterms:modified>
</cp:coreProperties>
</file>