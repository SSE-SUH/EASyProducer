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1701"/>
        <w:gridCol w:w="3717"/>
      </w:tblGrid>
      <w:tr w:rsidR="004642E1" w:rsidRPr="00B4304A" w:rsidTr="004642E1">
        <w:tc>
          <w:tcPr>
            <w:tcW w:w="3794"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9822B4" w:rsidTr="004642E1">
        <w:tc>
          <w:tcPr>
            <w:tcW w:w="3794" w:type="dxa"/>
            <w:vAlign w:val="center"/>
          </w:tcPr>
          <w:p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rsidR="004642E1" w:rsidRPr="00672926" w:rsidRDefault="004642E1" w:rsidP="004642E1">
            <w:pPr>
              <w:jc w:val="center"/>
              <w:rPr>
                <w:rFonts w:ascii="Candara" w:hAnsi="Candara"/>
              </w:rPr>
            </w:pPr>
            <w:r w:rsidRPr="00672926">
              <w:rPr>
                <w:rFonts w:ascii="Candara" w:hAnsi="Candara"/>
              </w:rPr>
              <w:t>Marienburger Platz 22</w:t>
            </w:r>
          </w:p>
          <w:p w:rsidR="004642E1" w:rsidRPr="00B4304A" w:rsidRDefault="004642E1" w:rsidP="004642E1">
            <w:pPr>
              <w:jc w:val="center"/>
              <w:rPr>
                <w:rFonts w:ascii="Candara" w:hAnsi="Candara"/>
                <w:lang w:val="en-GB"/>
              </w:rPr>
            </w:pPr>
            <w:r w:rsidRPr="00B4304A">
              <w:rPr>
                <w:rFonts w:ascii="Candara" w:hAnsi="Candara"/>
                <w:lang w:val="en-GB"/>
              </w:rPr>
              <w:t>31141 Hildesheim</w:t>
            </w:r>
          </w:p>
          <w:p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rsidR="009B4932" w:rsidRPr="00B4304A" w:rsidRDefault="009B4932" w:rsidP="004642E1">
            <w:pPr>
              <w:jc w:val="center"/>
              <w:rPr>
                <w:rFonts w:ascii="Candara" w:hAnsi="Candara"/>
                <w:lang w:val="en-GB"/>
              </w:rPr>
            </w:pPr>
          </w:p>
        </w:tc>
        <w:tc>
          <w:tcPr>
            <w:tcW w:w="3717" w:type="dxa"/>
            <w:vAlign w:val="center"/>
          </w:tcPr>
          <w:p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9822B4" w:rsidTr="004642E1">
        <w:tc>
          <w:tcPr>
            <w:tcW w:w="3794" w:type="dxa"/>
          </w:tcPr>
          <w:p w:rsidR="009B4932" w:rsidRPr="00B4304A" w:rsidRDefault="009B4932" w:rsidP="009B4932">
            <w:pPr>
              <w:rPr>
                <w:rFonts w:ascii="Candara" w:hAnsi="Candara"/>
                <w:lang w:val="en-GB"/>
              </w:rPr>
            </w:pP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rPr>
                <w:rFonts w:ascii="Candara" w:hAnsi="Candara"/>
                <w:lang w:val="en-GB"/>
              </w:rPr>
            </w:pPr>
          </w:p>
        </w:tc>
      </w:tr>
    </w:tbl>
    <w:p w:rsidR="009B4932" w:rsidRPr="00B4304A" w:rsidRDefault="009B4932" w:rsidP="009B4932">
      <w:pPr>
        <w:rPr>
          <w:rFonts w:ascii="Candara" w:hAnsi="Candara"/>
          <w:lang w:val="en-GB"/>
        </w:rPr>
      </w:pPr>
    </w:p>
    <w:p w:rsidR="009B4932" w:rsidRPr="00B4304A" w:rsidRDefault="009B4932" w:rsidP="009B4932">
      <w:pPr>
        <w:rPr>
          <w:rFonts w:ascii="Candara" w:hAnsi="Candara"/>
          <w:lang w:val="en-GB"/>
        </w:rPr>
      </w:pPr>
    </w:p>
    <w:p w:rsidR="004642E1" w:rsidRPr="00B4304A" w:rsidRDefault="004642E1" w:rsidP="009B4932">
      <w:pPr>
        <w:rPr>
          <w:rFonts w:ascii="Candara" w:hAnsi="Candara"/>
          <w:lang w:val="en-GB"/>
        </w:rPr>
      </w:pPr>
    </w:p>
    <w:p w:rsidR="004642E1" w:rsidRPr="00B4304A" w:rsidRDefault="009A55D3" w:rsidP="004642E1">
      <w:pPr>
        <w:jc w:val="center"/>
        <w:rPr>
          <w:rFonts w:ascii="Candara" w:hAnsi="Candara"/>
          <w:lang w:val="en-GB"/>
        </w:rPr>
      </w:pPr>
      <w:r w:rsidRPr="00B4304A">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rsidR="006A272A" w:rsidRPr="00B4304A" w:rsidRDefault="006A272A" w:rsidP="006A272A">
      <w:pPr>
        <w:jc w:val="center"/>
        <w:rPr>
          <w:rFonts w:ascii="Candara" w:hAnsi="Candara"/>
          <w:sz w:val="52"/>
          <w:szCs w:val="52"/>
          <w:lang w:val="en-GB"/>
        </w:rPr>
      </w:pPr>
    </w:p>
    <w:p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ins w:id="0" w:author="Holger Eichelberger" w:date="2018-01-08T16:59:00Z">
        <w:r w:rsidR="00EA598E">
          <w:rPr>
            <w:rFonts w:ascii="Candara" w:hAnsi="Candara"/>
            <w:sz w:val="28"/>
            <w:szCs w:val="28"/>
            <w:lang w:val="en-GB"/>
          </w:rPr>
          <w:t>.1</w:t>
        </w:r>
      </w:ins>
    </w:p>
    <w:p w:rsidR="004642E1" w:rsidRPr="00B4304A"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5-07-29T00:00:00Z">
          <w:dateFormat w:val="dd.MM.yyyy"/>
          <w:lid w:val="de-DE"/>
          <w:storeMappedDataAs w:val="dateTime"/>
          <w:calendar w:val="gregorian"/>
        </w:date>
      </w:sdtPr>
      <w:sdtContent>
        <w:p w:rsidR="004642E1" w:rsidRPr="00B4304A" w:rsidRDefault="00E75F1B" w:rsidP="006A272A">
          <w:pPr>
            <w:jc w:val="center"/>
            <w:rPr>
              <w:rFonts w:ascii="Candara" w:hAnsi="Candara"/>
              <w:sz w:val="28"/>
              <w:szCs w:val="28"/>
              <w:lang w:val="en-GB"/>
            </w:rPr>
          </w:pPr>
          <w:r w:rsidRPr="00A6585F">
            <w:rPr>
              <w:rFonts w:ascii="Candara" w:hAnsi="Candara"/>
              <w:sz w:val="28"/>
              <w:szCs w:val="28"/>
              <w:lang w:val="en-GB"/>
            </w:rPr>
            <w:t>29.07.2015</w:t>
          </w:r>
        </w:p>
      </w:sdtContent>
    </w:sdt>
    <w:p w:rsidR="00C3297C" w:rsidRPr="00B4304A" w:rsidRDefault="00C3297C" w:rsidP="00C3297C">
      <w:pPr>
        <w:rPr>
          <w:rFonts w:ascii="Candara" w:hAnsi="Candara"/>
          <w:lang w:val="en-GB"/>
        </w:rPr>
      </w:pPr>
      <w:proofErr w:type="gramStart"/>
      <w:r w:rsidRPr="00B4304A">
        <w:rPr>
          <w:rFonts w:ascii="Candara" w:hAnsi="Candara"/>
          <w:lang w:val="en-GB"/>
        </w:rPr>
        <w:t>©2015 Software Systems Engineering (SSE) Group, University of Hildesheim, Germany.</w:t>
      </w:r>
      <w:proofErr w:type="gramEnd"/>
    </w:p>
    <w:p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1418"/>
        <w:gridCol w:w="6977"/>
      </w:tblGrid>
      <w:tr w:rsidR="00511D0A" w:rsidRPr="00B4304A" w:rsidTr="00046247">
        <w:tc>
          <w:tcPr>
            <w:tcW w:w="817" w:type="dxa"/>
          </w:tcPr>
          <w:p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9822B4" w:rsidTr="00046247">
        <w:tc>
          <w:tcPr>
            <w:tcW w:w="817" w:type="dxa"/>
          </w:tcPr>
          <w:p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rsidTr="00046247">
        <w:tc>
          <w:tcPr>
            <w:tcW w:w="817" w:type="dxa"/>
          </w:tcPr>
          <w:p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w:t>
            </w:r>
            <w:proofErr w:type="gramStart"/>
            <w:r w:rsidRPr="00B4304A">
              <w:rPr>
                <w:rFonts w:ascii="Candara" w:hAnsi="Candara"/>
                <w:lang w:val="en-GB"/>
              </w:rPr>
              <w:t>2.3.1,</w:t>
            </w:r>
            <w:proofErr w:type="gramEnd"/>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9822B4" w:rsidTr="00046247">
        <w:tc>
          <w:tcPr>
            <w:tcW w:w="817" w:type="dxa"/>
          </w:tcPr>
          <w:p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9822B4"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 xml:space="preserve">Section 3 updated (inclusion of </w:t>
            </w:r>
            <w:proofErr w:type="spellStart"/>
            <w:r w:rsidRPr="00B4304A">
              <w:rPr>
                <w:rFonts w:ascii="Candara" w:hAnsi="Candara"/>
                <w:lang w:val="en-GB"/>
              </w:rPr>
              <w:t>Xtext</w:t>
            </w:r>
            <w:proofErr w:type="spellEnd"/>
            <w:r w:rsidRPr="00B4304A">
              <w:rPr>
                <w:rFonts w:ascii="Candara" w:hAnsi="Candara"/>
                <w:lang w:val="en-GB"/>
              </w:rPr>
              <w:t xml:space="preserve"> features in EASy update site).</w:t>
            </w:r>
          </w:p>
        </w:tc>
      </w:tr>
      <w:tr w:rsidR="000E50C0" w:rsidRPr="009822B4"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9822B4" w:rsidTr="00046247">
        <w:tc>
          <w:tcPr>
            <w:tcW w:w="817" w:type="dxa"/>
          </w:tcPr>
          <w:p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rsidTr="00046247">
        <w:tc>
          <w:tcPr>
            <w:tcW w:w="817" w:type="dxa"/>
          </w:tcPr>
          <w:p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9822B4" w:rsidTr="00046247">
        <w:tc>
          <w:tcPr>
            <w:tcW w:w="817" w:type="dxa"/>
          </w:tcPr>
          <w:p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9822B4" w:rsidTr="00046247">
        <w:tc>
          <w:tcPr>
            <w:tcW w:w="817" w:type="dxa"/>
          </w:tcPr>
          <w:p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EASy-Producer </w:t>
            </w:r>
          </w:p>
        </w:tc>
      </w:tr>
      <w:tr w:rsidR="00672926" w:rsidRPr="00672926" w:rsidTr="00046247">
        <w:tc>
          <w:tcPr>
            <w:tcW w:w="817" w:type="dxa"/>
          </w:tcPr>
          <w:p w:rsidR="00672926" w:rsidRPr="00B4304A" w:rsidRDefault="00672926" w:rsidP="009B4932">
            <w:pPr>
              <w:rPr>
                <w:rFonts w:ascii="Candara" w:hAnsi="Candara"/>
                <w:lang w:val="en-GB"/>
              </w:rPr>
            </w:pPr>
            <w:r>
              <w:rPr>
                <w:rFonts w:ascii="Candara" w:hAnsi="Candara"/>
                <w:lang w:val="en-GB"/>
              </w:rPr>
              <w:t>1.4</w:t>
            </w:r>
          </w:p>
        </w:tc>
        <w:tc>
          <w:tcPr>
            <w:tcW w:w="1418" w:type="dxa"/>
          </w:tcPr>
          <w:p w:rsidR="00672926" w:rsidRPr="00B4304A" w:rsidRDefault="00672926" w:rsidP="009B4932">
            <w:pPr>
              <w:rPr>
                <w:rFonts w:ascii="Candara" w:hAnsi="Candara"/>
                <w:lang w:val="en-GB"/>
              </w:rPr>
            </w:pPr>
            <w:r>
              <w:rPr>
                <w:rFonts w:ascii="Candara" w:hAnsi="Candara"/>
                <w:lang w:val="en-GB"/>
              </w:rPr>
              <w:t>20.07.2015</w:t>
            </w:r>
          </w:p>
        </w:tc>
        <w:tc>
          <w:tcPr>
            <w:tcW w:w="6977" w:type="dxa"/>
          </w:tcPr>
          <w:p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r w:rsidR="00E75F1B" w:rsidRPr="00672926" w:rsidTr="00046247">
        <w:tc>
          <w:tcPr>
            <w:tcW w:w="817" w:type="dxa"/>
          </w:tcPr>
          <w:p w:rsidR="00E75F1B" w:rsidRDefault="00E75F1B" w:rsidP="009B4932">
            <w:pPr>
              <w:rPr>
                <w:rFonts w:ascii="Candara" w:hAnsi="Candara"/>
                <w:lang w:val="en-GB"/>
              </w:rPr>
            </w:pPr>
            <w:r>
              <w:rPr>
                <w:rFonts w:ascii="Candara" w:hAnsi="Candara"/>
                <w:lang w:val="en-GB"/>
              </w:rPr>
              <w:t>1.5</w:t>
            </w:r>
          </w:p>
        </w:tc>
        <w:tc>
          <w:tcPr>
            <w:tcW w:w="1418" w:type="dxa"/>
          </w:tcPr>
          <w:p w:rsidR="00E75F1B" w:rsidRDefault="00E75F1B" w:rsidP="009B4932">
            <w:pPr>
              <w:rPr>
                <w:rFonts w:ascii="Candara" w:hAnsi="Candara"/>
                <w:lang w:val="en-GB"/>
              </w:rPr>
            </w:pPr>
            <w:r>
              <w:rPr>
                <w:rFonts w:ascii="Candara" w:hAnsi="Candara"/>
                <w:lang w:val="en-GB"/>
              </w:rPr>
              <w:t>29.07.2015</w:t>
            </w:r>
          </w:p>
        </w:tc>
        <w:tc>
          <w:tcPr>
            <w:tcW w:w="6977" w:type="dxa"/>
          </w:tcPr>
          <w:p w:rsidR="00E75F1B" w:rsidRDefault="00E75F1B" w:rsidP="00672926">
            <w:pPr>
              <w:rPr>
                <w:rFonts w:ascii="Candara" w:hAnsi="Candara"/>
                <w:lang w:val="en-GB"/>
              </w:rPr>
            </w:pPr>
            <w:r>
              <w:rPr>
                <w:rFonts w:ascii="Candara" w:hAnsi="Candara"/>
                <w:lang w:val="en-GB"/>
              </w:rPr>
              <w:t>Updated Examples section.</w:t>
            </w:r>
          </w:p>
        </w:tc>
      </w:tr>
      <w:tr w:rsidR="00EA598E" w:rsidRPr="009822B4" w:rsidTr="00046247">
        <w:trPr>
          <w:ins w:id="1" w:author="Holger Eichelberger" w:date="2018-01-08T17:00:00Z"/>
        </w:trPr>
        <w:tc>
          <w:tcPr>
            <w:tcW w:w="817" w:type="dxa"/>
          </w:tcPr>
          <w:p w:rsidR="00EA598E" w:rsidRDefault="00EA598E" w:rsidP="009B4932">
            <w:pPr>
              <w:rPr>
                <w:ins w:id="2" w:author="Holger Eichelberger" w:date="2018-01-08T17:00:00Z"/>
                <w:rFonts w:ascii="Candara" w:hAnsi="Candara"/>
                <w:lang w:val="en-GB"/>
              </w:rPr>
            </w:pPr>
            <w:ins w:id="3" w:author="Holger Eichelberger" w:date="2018-01-08T17:00:00Z">
              <w:r>
                <w:rPr>
                  <w:rFonts w:ascii="Candara" w:hAnsi="Candara"/>
                  <w:lang w:val="en-GB"/>
                </w:rPr>
                <w:t>1.5.1</w:t>
              </w:r>
            </w:ins>
          </w:p>
        </w:tc>
        <w:tc>
          <w:tcPr>
            <w:tcW w:w="1418" w:type="dxa"/>
          </w:tcPr>
          <w:p w:rsidR="00EA598E" w:rsidRDefault="00EA598E" w:rsidP="009B4932">
            <w:pPr>
              <w:rPr>
                <w:ins w:id="4" w:author="Holger Eichelberger" w:date="2018-01-08T17:00:00Z"/>
                <w:rFonts w:ascii="Candara" w:hAnsi="Candara"/>
                <w:lang w:val="en-GB"/>
              </w:rPr>
            </w:pPr>
            <w:ins w:id="5" w:author="Holger Eichelberger" w:date="2018-01-08T17:00:00Z">
              <w:r>
                <w:rPr>
                  <w:rFonts w:ascii="Candara" w:hAnsi="Candara"/>
                  <w:lang w:val="en-GB"/>
                </w:rPr>
                <w:t>08.01.2018</w:t>
              </w:r>
            </w:ins>
          </w:p>
        </w:tc>
        <w:tc>
          <w:tcPr>
            <w:tcW w:w="6977" w:type="dxa"/>
          </w:tcPr>
          <w:p w:rsidR="00EA598E" w:rsidRDefault="00EA598E" w:rsidP="00672926">
            <w:pPr>
              <w:rPr>
                <w:ins w:id="6" w:author="Holger Eichelberger" w:date="2018-01-08T17:00:00Z"/>
                <w:rFonts w:ascii="Candara" w:hAnsi="Candara"/>
                <w:lang w:val="en-GB"/>
              </w:rPr>
            </w:pPr>
            <w:ins w:id="7" w:author="Holger Eichelberger" w:date="2018-01-08T17:00:00Z">
              <w:r>
                <w:rPr>
                  <w:rFonts w:ascii="Candara" w:hAnsi="Candara"/>
                  <w:lang w:val="en-GB"/>
                </w:rPr>
                <w:t>Term</w:t>
              </w:r>
            </w:ins>
            <w:ins w:id="8" w:author="Holger Eichelberger" w:date="2018-01-08T17:06:00Z">
              <w:r w:rsidR="00E97846">
                <w:rPr>
                  <w:rFonts w:ascii="Candara" w:hAnsi="Candara"/>
                  <w:lang w:val="en-GB"/>
                </w:rPr>
                <w:t xml:space="preserve"> / line number</w:t>
              </w:r>
            </w:ins>
            <w:ins w:id="9" w:author="Holger Eichelberger" w:date="2018-01-08T17:00:00Z">
              <w:r>
                <w:rPr>
                  <w:rFonts w:ascii="Candara" w:hAnsi="Candara"/>
                  <w:lang w:val="en-GB"/>
                </w:rPr>
                <w:t xml:space="preserve"> updates</w:t>
              </w:r>
            </w:ins>
            <w:ins w:id="10" w:author="Holger Eichelberger" w:date="2018-01-08T17:06:00Z">
              <w:r w:rsidR="00E97846">
                <w:rPr>
                  <w:rFonts w:ascii="Candara" w:hAnsi="Candara"/>
                  <w:lang w:val="en-GB"/>
                </w:rPr>
                <w:t xml:space="preserve"> (reported by M. </w:t>
              </w:r>
              <w:proofErr w:type="spellStart"/>
              <w:r w:rsidR="00E97846">
                <w:rPr>
                  <w:rFonts w:ascii="Candara" w:hAnsi="Candara"/>
                  <w:lang w:val="en-GB"/>
                </w:rPr>
                <w:t>Keunecke</w:t>
              </w:r>
              <w:proofErr w:type="spellEnd"/>
              <w:r w:rsidR="00E97846">
                <w:rPr>
                  <w:rFonts w:ascii="Candara" w:hAnsi="Candara"/>
                  <w:lang w:val="en-GB"/>
                </w:rPr>
                <w:t>)</w:t>
              </w:r>
            </w:ins>
          </w:p>
        </w:tc>
      </w:tr>
    </w:tbl>
    <w:p w:rsidR="00511D0A" w:rsidRPr="00B4304A" w:rsidRDefault="00511D0A" w:rsidP="009B4932">
      <w:pPr>
        <w:rPr>
          <w:rFonts w:ascii="Candara" w:hAnsi="Candara"/>
          <w:lang w:val="en-GB"/>
        </w:rPr>
      </w:pPr>
    </w:p>
    <w:p w:rsidR="006B3B66" w:rsidRPr="00B4304A" w:rsidRDefault="006B3B66" w:rsidP="006B3B66">
      <w:pPr>
        <w:rPr>
          <w:rFonts w:ascii="Candara" w:hAnsi="Candara"/>
          <w:lang w:val="en-GB"/>
        </w:rPr>
      </w:pPr>
    </w:p>
    <w:p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rsidR="006B3B66" w:rsidRPr="00B4304A" w:rsidRDefault="003F42BA" w:rsidP="006B3B66">
      <w:pPr>
        <w:jc w:val="both"/>
        <w:rPr>
          <w:rFonts w:ascii="Candara" w:hAnsi="Candara"/>
          <w:lang w:val="en-GB"/>
        </w:rPr>
      </w:pPr>
      <w:r>
        <w:fldChar w:fldCharType="begin"/>
      </w:r>
      <w:r w:rsidRPr="003F42BA">
        <w:rPr>
          <w:lang w:val="en-GB"/>
          <w:rPrChange w:id="11" w:author="Holger Eichelberger" w:date="2018-01-08T16:59:00Z">
            <w:rPr/>
          </w:rPrChange>
        </w:rPr>
        <w:instrText>HYPERLINK "http://projects.sse.uni-hildesheim.de/easy/"</w:instrText>
      </w:r>
      <w:r>
        <w:fldChar w:fldCharType="separate"/>
      </w:r>
      <w:r w:rsidR="006B3B66" w:rsidRPr="00B4304A">
        <w:rPr>
          <w:rStyle w:val="Hyperlink"/>
          <w:rFonts w:ascii="Candara" w:hAnsi="Candara"/>
          <w:lang w:val="en-GB"/>
        </w:rPr>
        <w:t>http://projects.sse.uni-hildesheim.de/easy/</w:t>
      </w:r>
      <w:r>
        <w:fldChar w:fldCharType="end"/>
      </w: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28516A">
      <w:pPr>
        <w:tabs>
          <w:tab w:val="left" w:pos="2822"/>
        </w:tabs>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Content>
        <w:p w:rsidR="00221863" w:rsidRPr="00B4304A" w:rsidRDefault="00221863">
          <w:pPr>
            <w:pStyle w:val="TOCHeading"/>
            <w:rPr>
              <w:lang w:val="en-GB"/>
            </w:rPr>
          </w:pPr>
          <w:r w:rsidRPr="00B4304A">
            <w:rPr>
              <w:lang w:val="en-GB"/>
            </w:rPr>
            <w:t>Table of Contents</w:t>
          </w:r>
        </w:p>
        <w:p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E242C1">
              <w:rPr>
                <w:noProof/>
                <w:webHidden/>
              </w:rPr>
              <w:t>6</w:t>
            </w:r>
            <w:r>
              <w:rPr>
                <w:noProof/>
                <w:webHidden/>
              </w:rPr>
              <w:fldChar w:fldCharType="end"/>
            </w:r>
          </w:hyperlink>
        </w:p>
        <w:p w:rsidR="00C3297C" w:rsidRDefault="003F42BA">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Pr>
                <w:noProof/>
                <w:webHidden/>
              </w:rPr>
              <w:fldChar w:fldCharType="begin"/>
            </w:r>
            <w:r w:rsidR="00C3297C">
              <w:rPr>
                <w:noProof/>
                <w:webHidden/>
              </w:rPr>
              <w:instrText xml:space="preserve"> PAGEREF _Toc425144864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Pr>
                <w:noProof/>
                <w:webHidden/>
              </w:rPr>
              <w:fldChar w:fldCharType="begin"/>
            </w:r>
            <w:r w:rsidR="00C3297C">
              <w:rPr>
                <w:noProof/>
                <w:webHidden/>
              </w:rPr>
              <w:instrText xml:space="preserve"> PAGEREF _Toc425144865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Pr>
                <w:noProof/>
                <w:webHidden/>
              </w:rPr>
              <w:fldChar w:fldCharType="begin"/>
            </w:r>
            <w:r w:rsidR="00C3297C">
              <w:rPr>
                <w:noProof/>
                <w:webHidden/>
              </w:rPr>
              <w:instrText xml:space="preserve"> PAGEREF _Toc425144866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Pr>
                <w:noProof/>
                <w:webHidden/>
              </w:rPr>
              <w:fldChar w:fldCharType="begin"/>
            </w:r>
            <w:r w:rsidR="00C3297C">
              <w:rPr>
                <w:noProof/>
                <w:webHidden/>
              </w:rPr>
              <w:instrText xml:space="preserve"> PAGEREF _Toc425144867 \h </w:instrText>
            </w:r>
            <w:r>
              <w:rPr>
                <w:noProof/>
                <w:webHidden/>
              </w:rPr>
            </w:r>
            <w:r>
              <w:rPr>
                <w:noProof/>
                <w:webHidden/>
              </w:rPr>
              <w:fldChar w:fldCharType="separate"/>
            </w:r>
            <w:r w:rsidR="00E242C1">
              <w:rPr>
                <w:noProof/>
                <w:webHidden/>
              </w:rPr>
              <w:t>7</w:t>
            </w:r>
            <w:r>
              <w:rPr>
                <w:noProof/>
                <w:webHidden/>
              </w:rPr>
              <w:fldChar w:fldCharType="end"/>
            </w:r>
          </w:hyperlink>
        </w:p>
        <w:p w:rsidR="00C3297C" w:rsidRDefault="003F42BA">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Pr>
                <w:noProof/>
                <w:webHidden/>
              </w:rPr>
              <w:fldChar w:fldCharType="begin"/>
            </w:r>
            <w:r w:rsidR="00C3297C">
              <w:rPr>
                <w:noProof/>
                <w:webHidden/>
              </w:rPr>
              <w:instrText xml:space="preserve"> PAGEREF _Toc425144868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Pr>
                <w:noProof/>
                <w:webHidden/>
              </w:rPr>
              <w:fldChar w:fldCharType="begin"/>
            </w:r>
            <w:r w:rsidR="00C3297C">
              <w:rPr>
                <w:noProof/>
                <w:webHidden/>
              </w:rPr>
              <w:instrText xml:space="preserve"> PAGEREF _Toc425144869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Pr>
                <w:noProof/>
                <w:webHidden/>
              </w:rPr>
              <w:fldChar w:fldCharType="begin"/>
            </w:r>
            <w:r w:rsidR="00C3297C">
              <w:rPr>
                <w:noProof/>
                <w:webHidden/>
              </w:rPr>
              <w:instrText xml:space="preserve"> PAGEREF _Toc425144870 \h </w:instrText>
            </w:r>
            <w:r>
              <w:rPr>
                <w:noProof/>
                <w:webHidden/>
              </w:rPr>
            </w:r>
            <w:r>
              <w:rPr>
                <w:noProof/>
                <w:webHidden/>
              </w:rPr>
              <w:fldChar w:fldCharType="separate"/>
            </w:r>
            <w:r w:rsidR="00E242C1">
              <w:rPr>
                <w:noProof/>
                <w:webHidden/>
              </w:rPr>
              <w:t>9</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Pr>
                <w:noProof/>
                <w:webHidden/>
              </w:rPr>
              <w:fldChar w:fldCharType="begin"/>
            </w:r>
            <w:r w:rsidR="00C3297C">
              <w:rPr>
                <w:noProof/>
                <w:webHidden/>
              </w:rPr>
              <w:instrText xml:space="preserve"> PAGEREF _Toc425144872 \h </w:instrText>
            </w:r>
            <w:r>
              <w:rPr>
                <w:noProof/>
                <w:webHidden/>
              </w:rPr>
            </w:r>
            <w:r>
              <w:rPr>
                <w:noProof/>
                <w:webHidden/>
              </w:rPr>
              <w:fldChar w:fldCharType="separate"/>
            </w:r>
            <w:r w:rsidR="00E242C1">
              <w:rPr>
                <w:noProof/>
                <w:webHidden/>
              </w:rPr>
              <w:t>12</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Pr>
                <w:noProof/>
                <w:webHidden/>
              </w:rPr>
              <w:fldChar w:fldCharType="begin"/>
            </w:r>
            <w:r w:rsidR="00C3297C">
              <w:rPr>
                <w:noProof/>
                <w:webHidden/>
              </w:rPr>
              <w:instrText xml:space="preserve"> PAGEREF _Toc425144873 \h </w:instrText>
            </w:r>
            <w:r>
              <w:rPr>
                <w:noProof/>
                <w:webHidden/>
              </w:rPr>
            </w:r>
            <w:r>
              <w:rPr>
                <w:noProof/>
                <w:webHidden/>
              </w:rPr>
              <w:fldChar w:fldCharType="separate"/>
            </w:r>
            <w:r w:rsidR="00E242C1">
              <w:rPr>
                <w:noProof/>
                <w:webHidden/>
              </w:rPr>
              <w:t>12</w:t>
            </w:r>
            <w:r>
              <w:rPr>
                <w:noProof/>
                <w:webHidden/>
              </w:rPr>
              <w:fldChar w:fldCharType="end"/>
            </w:r>
          </w:hyperlink>
        </w:p>
        <w:p w:rsidR="00C3297C" w:rsidRDefault="003F42BA">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Pr>
                <w:noProof/>
                <w:webHidden/>
              </w:rPr>
              <w:fldChar w:fldCharType="begin"/>
            </w:r>
            <w:r w:rsidR="00C3297C">
              <w:rPr>
                <w:noProof/>
                <w:webHidden/>
              </w:rPr>
              <w:instrText xml:space="preserve"> PAGEREF _Toc425144874 \h </w:instrText>
            </w:r>
            <w:r>
              <w:rPr>
                <w:noProof/>
                <w:webHidden/>
              </w:rPr>
            </w:r>
            <w:r>
              <w:rPr>
                <w:noProof/>
                <w:webHidden/>
              </w:rPr>
              <w:fldChar w:fldCharType="separate"/>
            </w:r>
            <w:r w:rsidR="00E242C1">
              <w:rPr>
                <w:noProof/>
                <w:webHidden/>
              </w:rPr>
              <w:t>14</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Pr>
                <w:noProof/>
                <w:webHidden/>
              </w:rPr>
              <w:fldChar w:fldCharType="begin"/>
            </w:r>
            <w:r w:rsidR="00C3297C">
              <w:rPr>
                <w:noProof/>
                <w:webHidden/>
              </w:rPr>
              <w:instrText xml:space="preserve"> PAGEREF _Toc425144875 \h </w:instrText>
            </w:r>
            <w:r>
              <w:rPr>
                <w:noProof/>
                <w:webHidden/>
              </w:rPr>
            </w:r>
            <w:r>
              <w:rPr>
                <w:noProof/>
                <w:webHidden/>
              </w:rPr>
              <w:fldChar w:fldCharType="separate"/>
            </w:r>
            <w:r w:rsidR="00E242C1">
              <w:rPr>
                <w:noProof/>
                <w:webHidden/>
              </w:rPr>
              <w:t>14</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Pr>
                <w:noProof/>
                <w:webHidden/>
              </w:rPr>
              <w:fldChar w:fldCharType="begin"/>
            </w:r>
            <w:r w:rsidR="00C3297C">
              <w:rPr>
                <w:noProof/>
                <w:webHidden/>
              </w:rPr>
              <w:instrText xml:space="preserve"> PAGEREF _Toc425144876 \h </w:instrText>
            </w:r>
            <w:r>
              <w:rPr>
                <w:noProof/>
                <w:webHidden/>
              </w:rPr>
            </w:r>
            <w:r>
              <w:rPr>
                <w:noProof/>
                <w:webHidden/>
              </w:rPr>
              <w:fldChar w:fldCharType="separate"/>
            </w:r>
            <w:r w:rsidR="00E242C1">
              <w:rPr>
                <w:noProof/>
                <w:webHidden/>
              </w:rPr>
              <w:t>15</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Pr>
                <w:noProof/>
                <w:webHidden/>
              </w:rPr>
              <w:fldChar w:fldCharType="begin"/>
            </w:r>
            <w:r w:rsidR="00C3297C">
              <w:rPr>
                <w:noProof/>
                <w:webHidden/>
              </w:rPr>
              <w:instrText xml:space="preserve"> PAGEREF _Toc425144877 \h </w:instrText>
            </w:r>
            <w:r>
              <w:rPr>
                <w:noProof/>
                <w:webHidden/>
              </w:rPr>
            </w:r>
            <w:r>
              <w:rPr>
                <w:noProof/>
                <w:webHidden/>
              </w:rPr>
              <w:fldChar w:fldCharType="separate"/>
            </w:r>
            <w:r w:rsidR="00E242C1">
              <w:rPr>
                <w:noProof/>
                <w:webHidden/>
              </w:rPr>
              <w:t>16</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Pr>
                <w:noProof/>
                <w:webHidden/>
              </w:rPr>
              <w:fldChar w:fldCharType="begin"/>
            </w:r>
            <w:r w:rsidR="00C3297C">
              <w:rPr>
                <w:noProof/>
                <w:webHidden/>
              </w:rPr>
              <w:instrText xml:space="preserve"> PAGEREF _Toc425144878 \h </w:instrText>
            </w:r>
            <w:r>
              <w:rPr>
                <w:noProof/>
                <w:webHidden/>
              </w:rPr>
            </w:r>
            <w:r>
              <w:rPr>
                <w:noProof/>
                <w:webHidden/>
              </w:rPr>
              <w:fldChar w:fldCharType="separate"/>
            </w:r>
            <w:r w:rsidR="00E242C1">
              <w:rPr>
                <w:noProof/>
                <w:webHidden/>
              </w:rPr>
              <w:t>18</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Pr>
                <w:noProof/>
                <w:webHidden/>
              </w:rPr>
              <w:fldChar w:fldCharType="begin"/>
            </w:r>
            <w:r w:rsidR="00C3297C">
              <w:rPr>
                <w:noProof/>
                <w:webHidden/>
              </w:rPr>
              <w:instrText xml:space="preserve"> PAGEREF _Toc425144879 \h </w:instrText>
            </w:r>
            <w:r>
              <w:rPr>
                <w:noProof/>
                <w:webHidden/>
              </w:rPr>
            </w:r>
            <w:r>
              <w:rPr>
                <w:noProof/>
                <w:webHidden/>
              </w:rPr>
              <w:fldChar w:fldCharType="separate"/>
            </w:r>
            <w:r w:rsidR="00E242C1">
              <w:rPr>
                <w:noProof/>
                <w:webHidden/>
              </w:rPr>
              <w:t>20</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Pr>
                <w:noProof/>
                <w:webHidden/>
              </w:rPr>
              <w:fldChar w:fldCharType="begin"/>
            </w:r>
            <w:r w:rsidR="00C3297C">
              <w:rPr>
                <w:noProof/>
                <w:webHidden/>
              </w:rPr>
              <w:instrText xml:space="preserve"> PAGEREF _Toc425144880 \h </w:instrText>
            </w:r>
            <w:r>
              <w:rPr>
                <w:noProof/>
                <w:webHidden/>
              </w:rPr>
            </w:r>
            <w:r>
              <w:rPr>
                <w:noProof/>
                <w:webHidden/>
              </w:rPr>
              <w:fldChar w:fldCharType="separate"/>
            </w:r>
            <w:r w:rsidR="00E242C1">
              <w:rPr>
                <w:noProof/>
                <w:webHidden/>
              </w:rPr>
              <w:t>20</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Pr>
                <w:noProof/>
                <w:webHidden/>
              </w:rPr>
              <w:fldChar w:fldCharType="begin"/>
            </w:r>
            <w:r w:rsidR="00C3297C">
              <w:rPr>
                <w:noProof/>
                <w:webHidden/>
              </w:rPr>
              <w:instrText xml:space="preserve"> PAGEREF _Toc425144881 \h </w:instrText>
            </w:r>
            <w:r>
              <w:rPr>
                <w:noProof/>
                <w:webHidden/>
              </w:rPr>
            </w:r>
            <w:r>
              <w:rPr>
                <w:noProof/>
                <w:webHidden/>
              </w:rPr>
              <w:fldChar w:fldCharType="separate"/>
            </w:r>
            <w:r w:rsidR="00E242C1">
              <w:rPr>
                <w:noProof/>
                <w:webHidden/>
              </w:rPr>
              <w:t>21</w:t>
            </w:r>
            <w:r>
              <w:rPr>
                <w:noProof/>
                <w:webHidden/>
              </w:rPr>
              <w:fldChar w:fldCharType="end"/>
            </w:r>
          </w:hyperlink>
        </w:p>
        <w:p w:rsidR="00C3297C" w:rsidRDefault="003F42BA">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Pr>
                <w:noProof/>
                <w:webHidden/>
              </w:rPr>
              <w:fldChar w:fldCharType="begin"/>
            </w:r>
            <w:r w:rsidR="00C3297C">
              <w:rPr>
                <w:noProof/>
                <w:webHidden/>
              </w:rPr>
              <w:instrText xml:space="preserve"> PAGEREF _Toc425144882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Pr>
                <w:noProof/>
                <w:webHidden/>
              </w:rPr>
              <w:fldChar w:fldCharType="begin"/>
            </w:r>
            <w:r w:rsidR="00C3297C">
              <w:rPr>
                <w:noProof/>
                <w:webHidden/>
              </w:rPr>
              <w:instrText xml:space="preserve"> PAGEREF _Toc425144883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Pr>
                <w:noProof/>
                <w:webHidden/>
              </w:rPr>
              <w:fldChar w:fldCharType="begin"/>
            </w:r>
            <w:r w:rsidR="00C3297C">
              <w:rPr>
                <w:noProof/>
                <w:webHidden/>
              </w:rPr>
              <w:instrText xml:space="preserve"> PAGEREF _Toc425144884 \h </w:instrText>
            </w:r>
            <w:r>
              <w:rPr>
                <w:noProof/>
                <w:webHidden/>
              </w:rPr>
            </w:r>
            <w:r>
              <w:rPr>
                <w:noProof/>
                <w:webHidden/>
              </w:rPr>
              <w:fldChar w:fldCharType="separate"/>
            </w:r>
            <w:r w:rsidR="00E242C1">
              <w:rPr>
                <w:noProof/>
                <w:webHidden/>
              </w:rPr>
              <w:t>23</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Pr>
                <w:noProof/>
                <w:webHidden/>
              </w:rPr>
              <w:fldChar w:fldCharType="begin"/>
            </w:r>
            <w:r w:rsidR="00C3297C">
              <w:rPr>
                <w:noProof/>
                <w:webHidden/>
              </w:rPr>
              <w:instrText xml:space="preserve"> PAGEREF _Toc425144885 \h </w:instrText>
            </w:r>
            <w:r>
              <w:rPr>
                <w:noProof/>
                <w:webHidden/>
              </w:rPr>
            </w:r>
            <w:r>
              <w:rPr>
                <w:noProof/>
                <w:webHidden/>
              </w:rPr>
              <w:fldChar w:fldCharType="separate"/>
            </w:r>
            <w:r w:rsidR="00E242C1">
              <w:rPr>
                <w:noProof/>
                <w:webHidden/>
              </w:rPr>
              <w:t>24</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Pr>
                <w:noProof/>
                <w:webHidden/>
              </w:rPr>
              <w:fldChar w:fldCharType="begin"/>
            </w:r>
            <w:r w:rsidR="00C3297C">
              <w:rPr>
                <w:noProof/>
                <w:webHidden/>
              </w:rPr>
              <w:instrText xml:space="preserve"> PAGEREF _Toc425144886 \h </w:instrText>
            </w:r>
            <w:r>
              <w:rPr>
                <w:noProof/>
                <w:webHidden/>
              </w:rPr>
            </w:r>
            <w:r>
              <w:rPr>
                <w:noProof/>
                <w:webHidden/>
              </w:rPr>
              <w:fldChar w:fldCharType="separate"/>
            </w:r>
            <w:r w:rsidR="00E242C1">
              <w:rPr>
                <w:noProof/>
                <w:webHidden/>
              </w:rPr>
              <w:t>25</w:t>
            </w:r>
            <w:r>
              <w:rPr>
                <w:noProof/>
                <w:webHidden/>
              </w:rPr>
              <w:fldChar w:fldCharType="end"/>
            </w:r>
          </w:hyperlink>
        </w:p>
        <w:p w:rsidR="00C3297C" w:rsidRDefault="003F42BA">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Pr>
                <w:noProof/>
                <w:webHidden/>
              </w:rPr>
              <w:fldChar w:fldCharType="begin"/>
            </w:r>
            <w:r w:rsidR="00C3297C">
              <w:rPr>
                <w:noProof/>
                <w:webHidden/>
              </w:rPr>
              <w:instrText xml:space="preserve"> PAGEREF _Toc425144887 \h </w:instrText>
            </w:r>
            <w:r>
              <w:rPr>
                <w:noProof/>
                <w:webHidden/>
              </w:rPr>
            </w:r>
            <w:r>
              <w:rPr>
                <w:noProof/>
                <w:webHidden/>
              </w:rPr>
              <w:fldChar w:fldCharType="separate"/>
            </w:r>
            <w:r w:rsidR="00E242C1">
              <w:rPr>
                <w:noProof/>
                <w:webHidden/>
              </w:rPr>
              <w:t>27</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Pr>
                <w:noProof/>
                <w:webHidden/>
              </w:rPr>
              <w:fldChar w:fldCharType="begin"/>
            </w:r>
            <w:r w:rsidR="00C3297C">
              <w:rPr>
                <w:noProof/>
                <w:webHidden/>
              </w:rPr>
              <w:instrText xml:space="preserve"> PAGEREF _Toc425144888 \h </w:instrText>
            </w:r>
            <w:r>
              <w:rPr>
                <w:noProof/>
                <w:webHidden/>
              </w:rPr>
            </w:r>
            <w:r>
              <w:rPr>
                <w:noProof/>
                <w:webHidden/>
              </w:rPr>
              <w:fldChar w:fldCharType="separate"/>
            </w:r>
            <w:r w:rsidR="00E242C1">
              <w:rPr>
                <w:noProof/>
                <w:webHidden/>
              </w:rPr>
              <w:t>27</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Pr>
                <w:noProof/>
                <w:webHidden/>
              </w:rPr>
              <w:fldChar w:fldCharType="begin"/>
            </w:r>
            <w:r w:rsidR="00C3297C">
              <w:rPr>
                <w:noProof/>
                <w:webHidden/>
              </w:rPr>
              <w:instrText xml:space="preserve"> PAGEREF _Toc425144889 \h </w:instrText>
            </w:r>
            <w:r>
              <w:rPr>
                <w:noProof/>
                <w:webHidden/>
              </w:rPr>
            </w:r>
            <w:r>
              <w:rPr>
                <w:noProof/>
                <w:webHidden/>
              </w:rPr>
              <w:fldChar w:fldCharType="separate"/>
            </w:r>
            <w:r w:rsidR="00E242C1">
              <w:rPr>
                <w:noProof/>
                <w:webHidden/>
              </w:rPr>
              <w:t>28</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Pr>
                <w:noProof/>
                <w:webHidden/>
              </w:rPr>
              <w:fldChar w:fldCharType="begin"/>
            </w:r>
            <w:r w:rsidR="00C3297C">
              <w:rPr>
                <w:noProof/>
                <w:webHidden/>
              </w:rPr>
              <w:instrText xml:space="preserve"> PAGEREF _Toc425144890 \h </w:instrText>
            </w:r>
            <w:r>
              <w:rPr>
                <w:noProof/>
                <w:webHidden/>
              </w:rPr>
            </w:r>
            <w:r>
              <w:rPr>
                <w:noProof/>
                <w:webHidden/>
              </w:rPr>
              <w:fldChar w:fldCharType="separate"/>
            </w:r>
            <w:r w:rsidR="00E242C1">
              <w:rPr>
                <w:noProof/>
                <w:webHidden/>
              </w:rPr>
              <w:t>28</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Pr>
                <w:noProof/>
                <w:webHidden/>
              </w:rPr>
              <w:fldChar w:fldCharType="begin"/>
            </w:r>
            <w:r w:rsidR="00C3297C">
              <w:rPr>
                <w:noProof/>
                <w:webHidden/>
              </w:rPr>
              <w:instrText xml:space="preserve"> PAGEREF _Toc425144891 \h </w:instrText>
            </w:r>
            <w:r>
              <w:rPr>
                <w:noProof/>
                <w:webHidden/>
              </w:rPr>
            </w:r>
            <w:r>
              <w:rPr>
                <w:noProof/>
                <w:webHidden/>
              </w:rPr>
              <w:fldChar w:fldCharType="separate"/>
            </w:r>
            <w:r w:rsidR="00E242C1">
              <w:rPr>
                <w:noProof/>
                <w:webHidden/>
              </w:rPr>
              <w:t>30</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Pr>
                <w:noProof/>
                <w:webHidden/>
              </w:rPr>
              <w:fldChar w:fldCharType="begin"/>
            </w:r>
            <w:r w:rsidR="00C3297C">
              <w:rPr>
                <w:noProof/>
                <w:webHidden/>
              </w:rPr>
              <w:instrText xml:space="preserve"> PAGEREF _Toc425144892 \h </w:instrText>
            </w:r>
            <w:r>
              <w:rPr>
                <w:noProof/>
                <w:webHidden/>
              </w:rPr>
            </w:r>
            <w:r>
              <w:rPr>
                <w:noProof/>
                <w:webHidden/>
              </w:rPr>
              <w:fldChar w:fldCharType="separate"/>
            </w:r>
            <w:r w:rsidR="00E242C1">
              <w:rPr>
                <w:noProof/>
                <w:webHidden/>
              </w:rPr>
              <w:t>30</w:t>
            </w:r>
            <w:r>
              <w:rPr>
                <w:noProof/>
                <w:webHidden/>
              </w:rPr>
              <w:fldChar w:fldCharType="end"/>
            </w:r>
          </w:hyperlink>
        </w:p>
        <w:p w:rsidR="00C3297C" w:rsidRDefault="003F42BA">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Pr>
                <w:noProof/>
                <w:webHidden/>
              </w:rPr>
              <w:fldChar w:fldCharType="begin"/>
            </w:r>
            <w:r w:rsidR="00C3297C">
              <w:rPr>
                <w:noProof/>
                <w:webHidden/>
              </w:rPr>
              <w:instrText xml:space="preserve"> PAGEREF _Toc425144893 \h </w:instrText>
            </w:r>
            <w:r>
              <w:rPr>
                <w:noProof/>
                <w:webHidden/>
              </w:rPr>
            </w:r>
            <w:r>
              <w:rPr>
                <w:noProof/>
                <w:webHidden/>
              </w:rPr>
              <w:fldChar w:fldCharType="separate"/>
            </w:r>
            <w:r w:rsidR="00E242C1">
              <w:rPr>
                <w:noProof/>
                <w:webHidden/>
              </w:rPr>
              <w:t>31</w:t>
            </w:r>
            <w:r>
              <w:rPr>
                <w:noProof/>
                <w:webHidden/>
              </w:rPr>
              <w:fldChar w:fldCharType="end"/>
            </w:r>
          </w:hyperlink>
        </w:p>
        <w:p w:rsidR="00C3297C" w:rsidRDefault="003F42BA">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Pr>
                <w:noProof/>
                <w:webHidden/>
              </w:rPr>
              <w:fldChar w:fldCharType="begin"/>
            </w:r>
            <w:r w:rsidR="00C3297C">
              <w:rPr>
                <w:noProof/>
                <w:webHidden/>
              </w:rPr>
              <w:instrText xml:space="preserve"> PAGEREF _Toc425144894 \h </w:instrText>
            </w:r>
            <w:r>
              <w:rPr>
                <w:noProof/>
                <w:webHidden/>
              </w:rPr>
            </w:r>
            <w:r>
              <w:rPr>
                <w:noProof/>
                <w:webHidden/>
              </w:rPr>
              <w:fldChar w:fldCharType="separate"/>
            </w:r>
            <w:r w:rsidR="00E242C1">
              <w:rPr>
                <w:noProof/>
                <w:webHidden/>
              </w:rPr>
              <w:t>32</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Pr>
                <w:noProof/>
                <w:webHidden/>
              </w:rPr>
              <w:fldChar w:fldCharType="begin"/>
            </w:r>
            <w:r w:rsidR="00C3297C">
              <w:rPr>
                <w:noProof/>
                <w:webHidden/>
              </w:rPr>
              <w:instrText xml:space="preserve"> PAGEREF _Toc425144895 \h </w:instrText>
            </w:r>
            <w:r>
              <w:rPr>
                <w:noProof/>
                <w:webHidden/>
              </w:rPr>
            </w:r>
            <w:r>
              <w:rPr>
                <w:noProof/>
                <w:webHidden/>
              </w:rPr>
              <w:fldChar w:fldCharType="separate"/>
            </w:r>
            <w:r w:rsidR="00E242C1">
              <w:rPr>
                <w:noProof/>
                <w:webHidden/>
              </w:rPr>
              <w:t>32</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Pr>
                <w:noProof/>
                <w:webHidden/>
              </w:rPr>
              <w:fldChar w:fldCharType="begin"/>
            </w:r>
            <w:r w:rsidR="00C3297C">
              <w:rPr>
                <w:noProof/>
                <w:webHidden/>
              </w:rPr>
              <w:instrText xml:space="preserve"> PAGEREF _Toc425144896 \h </w:instrText>
            </w:r>
            <w:r>
              <w:rPr>
                <w:noProof/>
                <w:webHidden/>
              </w:rPr>
            </w:r>
            <w:r>
              <w:rPr>
                <w:noProof/>
                <w:webHidden/>
              </w:rPr>
              <w:fldChar w:fldCharType="separate"/>
            </w:r>
            <w:r w:rsidR="00E242C1">
              <w:rPr>
                <w:noProof/>
                <w:webHidden/>
              </w:rPr>
              <w:t>33</w:t>
            </w:r>
            <w:r>
              <w:rPr>
                <w:noProof/>
                <w:webHidden/>
              </w:rPr>
              <w:fldChar w:fldCharType="end"/>
            </w:r>
          </w:hyperlink>
        </w:p>
        <w:p w:rsidR="00C3297C" w:rsidRDefault="003F42BA">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Pr>
                <w:noProof/>
                <w:webHidden/>
              </w:rPr>
              <w:fldChar w:fldCharType="begin"/>
            </w:r>
            <w:r w:rsidR="00C3297C">
              <w:rPr>
                <w:noProof/>
                <w:webHidden/>
              </w:rPr>
              <w:instrText xml:space="preserve"> PAGEREF _Toc425144897 \h </w:instrText>
            </w:r>
            <w:r>
              <w:rPr>
                <w:noProof/>
                <w:webHidden/>
              </w:rPr>
            </w:r>
            <w:r>
              <w:rPr>
                <w:noProof/>
                <w:webHidden/>
              </w:rPr>
              <w:fldChar w:fldCharType="separate"/>
            </w:r>
            <w:r w:rsidR="00E242C1">
              <w:rPr>
                <w:noProof/>
                <w:webHidden/>
              </w:rPr>
              <w:t>34</w:t>
            </w:r>
            <w:r>
              <w:rPr>
                <w:noProof/>
                <w:webHidden/>
              </w:rPr>
              <w:fldChar w:fldCharType="end"/>
            </w:r>
          </w:hyperlink>
        </w:p>
        <w:p w:rsidR="00221863" w:rsidRPr="00B4304A" w:rsidRDefault="003F42BA">
          <w:pPr>
            <w:rPr>
              <w:lang w:val="en-GB"/>
            </w:rPr>
          </w:pPr>
          <w:r w:rsidRPr="00B4304A">
            <w:rPr>
              <w:lang w:val="en-GB"/>
            </w:rPr>
            <w:fldChar w:fldCharType="end"/>
          </w:r>
        </w:p>
      </w:sdtContent>
    </w:sdt>
    <w:p w:rsidR="00B9797C" w:rsidRPr="00B4304A" w:rsidRDefault="00B9797C" w:rsidP="009B4932">
      <w:pPr>
        <w:rPr>
          <w:rFonts w:ascii="Candara" w:hAnsi="Candara"/>
          <w:lang w:val="en-GB"/>
        </w:rPr>
      </w:pPr>
    </w:p>
    <w:p w:rsidR="00B9797C" w:rsidRPr="00B4304A" w:rsidRDefault="00B9797C" w:rsidP="009B4932">
      <w:pPr>
        <w:rPr>
          <w:rFonts w:ascii="Candara" w:hAnsi="Candara"/>
          <w:lang w:val="en-GB"/>
        </w:rPr>
      </w:pPr>
    </w:p>
    <w:p w:rsidR="00F70419" w:rsidRPr="00B4304A" w:rsidRDefault="00F70419" w:rsidP="009B4932">
      <w:pPr>
        <w:rPr>
          <w:rFonts w:ascii="Candara" w:hAnsi="Candara"/>
          <w:lang w:val="en-GB"/>
        </w:rPr>
      </w:pPr>
    </w:p>
    <w:p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rsidR="00B575C6" w:rsidRPr="00B4304A" w:rsidRDefault="00B575C6" w:rsidP="00040374">
      <w:pPr>
        <w:pStyle w:val="Heading1"/>
        <w:rPr>
          <w:lang w:val="en-GB"/>
        </w:rPr>
      </w:pPr>
      <w:bookmarkStart w:id="12" w:name="_Toc425144863"/>
      <w:r w:rsidRPr="00B4304A">
        <w:rPr>
          <w:lang w:val="en-GB"/>
        </w:rPr>
        <w:lastRenderedPageBreak/>
        <w:t>Introduction</w:t>
      </w:r>
      <w:bookmarkEnd w:id="12"/>
    </w:p>
    <w:p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rsidR="00B575C6" w:rsidRPr="00B4304A" w:rsidRDefault="00B575C6" w:rsidP="00B575C6">
      <w:pPr>
        <w:jc w:val="both"/>
        <w:rPr>
          <w:rFonts w:ascii="Candara" w:hAnsi="Candara"/>
          <w:lang w:val="en-GB"/>
        </w:rPr>
      </w:pPr>
    </w:p>
    <w:p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rsidR="00B575C6" w:rsidRPr="00B4304A" w:rsidRDefault="00A3665B" w:rsidP="00040374">
      <w:pPr>
        <w:pStyle w:val="Heading1"/>
        <w:rPr>
          <w:lang w:val="en-GB"/>
        </w:rPr>
      </w:pPr>
      <w:bookmarkStart w:id="13" w:name="_Ref338255382"/>
      <w:bookmarkStart w:id="14" w:name="_Toc425144864"/>
      <w:r w:rsidRPr="00B4304A">
        <w:rPr>
          <w:lang w:val="en-GB"/>
        </w:rPr>
        <w:lastRenderedPageBreak/>
        <w:t>Software Product Line Engineering at a Glance</w:t>
      </w:r>
      <w:bookmarkEnd w:id="13"/>
      <w:bookmarkEnd w:id="14"/>
    </w:p>
    <w:p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rsidR="00A3665B" w:rsidRPr="00B4304A" w:rsidRDefault="00A3665B" w:rsidP="00A3665B">
      <w:pPr>
        <w:pStyle w:val="Heading2"/>
        <w:rPr>
          <w:lang w:val="en-GB"/>
        </w:rPr>
      </w:pPr>
      <w:bookmarkStart w:id="15" w:name="_Toc425144865"/>
      <w:r w:rsidRPr="00B4304A">
        <w:rPr>
          <w:lang w:val="en-GB"/>
        </w:rPr>
        <w:t>Basic Software Product Line Engineering</w:t>
      </w:r>
      <w:bookmarkEnd w:id="15"/>
    </w:p>
    <w:p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rsidR="00A3665B" w:rsidRPr="00B4304A" w:rsidRDefault="00A3665B" w:rsidP="00A3665B">
      <w:pPr>
        <w:pStyle w:val="Heading2"/>
        <w:rPr>
          <w:lang w:val="en-GB"/>
        </w:rPr>
      </w:pPr>
      <w:bookmarkStart w:id="16" w:name="_Toc425144866"/>
      <w:r w:rsidRPr="00B4304A">
        <w:rPr>
          <w:lang w:val="en-GB"/>
        </w:rPr>
        <w:t>Staged Configuration and Instantiation</w:t>
      </w:r>
      <w:bookmarkEnd w:id="16"/>
    </w:p>
    <w:p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17" w:author="El-Sharkawy" w:date="2015-07-29T08:20:00Z">
        <w:r w:rsidR="00E242C1" w:rsidRPr="00B4304A">
          <w:rPr>
            <w:lang w:val="en-GB"/>
          </w:rPr>
          <w:t xml:space="preserve">Figure </w:t>
        </w:r>
        <w:r w:rsidR="00E242C1">
          <w:rPr>
            <w:noProof/>
            <w:lang w:val="en-GB"/>
          </w:rPr>
          <w:t>1</w:t>
        </w:r>
      </w:ins>
      <w:del w:id="18" w:author="El-Sharkawy" w:date="2015-07-29T08:20:00Z">
        <w:r w:rsidR="00A6585F" w:rsidRPr="00B4304A" w:rsidDel="00E242C1">
          <w:rPr>
            <w:lang w:val="en-GB"/>
          </w:rPr>
          <w:delText xml:space="preserve">Figure </w:delText>
        </w:r>
        <w:r w:rsidR="00A6585F" w:rsidDel="00E242C1">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rsidR="00920318" w:rsidRPr="00B4304A" w:rsidRDefault="00920318" w:rsidP="00920318">
      <w:pPr>
        <w:keepNext/>
        <w:jc w:val="both"/>
        <w:rPr>
          <w:lang w:val="en-GB"/>
        </w:rPr>
      </w:pPr>
      <w:r w:rsidRPr="00B4304A">
        <w:rPr>
          <w:rFonts w:ascii="Candara" w:hAnsi="Candara"/>
          <w:noProof/>
          <w:lang w:eastAsia="de-DE"/>
        </w:rPr>
        <w:drawing>
          <wp:inline distT="0" distB="0" distL="0" distR="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B4304A" w:rsidRDefault="00920318" w:rsidP="00920318">
      <w:pPr>
        <w:pStyle w:val="Caption"/>
        <w:jc w:val="center"/>
        <w:rPr>
          <w:rFonts w:ascii="Candara" w:hAnsi="Candara"/>
          <w:lang w:val="en-GB"/>
        </w:rPr>
      </w:pPr>
      <w:bookmarkStart w:id="19"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w:t>
      </w:r>
      <w:r w:rsidR="003F42BA" w:rsidRPr="00B4304A">
        <w:rPr>
          <w:lang w:val="en-GB"/>
        </w:rPr>
        <w:fldChar w:fldCharType="end"/>
      </w:r>
      <w:bookmarkEnd w:id="19"/>
      <w:r w:rsidRPr="00B4304A">
        <w:rPr>
          <w:lang w:val="en-GB"/>
        </w:rPr>
        <w:t>: Example for staged configuration</w:t>
      </w:r>
    </w:p>
    <w:p w:rsidR="00A3665B" w:rsidRPr="00B4304A" w:rsidRDefault="00A3665B" w:rsidP="00A3665B">
      <w:pPr>
        <w:pStyle w:val="Heading2"/>
        <w:rPr>
          <w:lang w:val="en-GB"/>
        </w:rPr>
      </w:pPr>
      <w:bookmarkStart w:id="20" w:name="_Ref368586101"/>
      <w:bookmarkStart w:id="21" w:name="_Toc425144867"/>
      <w:r w:rsidRPr="00B4304A">
        <w:rPr>
          <w:lang w:val="en-GB"/>
        </w:rPr>
        <w:t>Multi Software Product Lines</w:t>
      </w:r>
      <w:bookmarkEnd w:id="20"/>
      <w:bookmarkEnd w:id="21"/>
    </w:p>
    <w:p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product lines are combined to an integrated variability model. Derived products can contain </w:t>
      </w:r>
      <w:r w:rsidRPr="00B4304A">
        <w:rPr>
          <w:lang w:val="en-GB"/>
        </w:rPr>
        <w:lastRenderedPageBreak/>
        <w:t xml:space="preserve">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22" w:author="El-Sharkawy" w:date="2015-07-29T08:20:00Z">
        <w:r w:rsidR="00E242C1" w:rsidRPr="00B4304A">
          <w:rPr>
            <w:lang w:val="en-GB"/>
          </w:rPr>
          <w:t xml:space="preserve">Figure </w:t>
        </w:r>
        <w:r w:rsidR="00E242C1">
          <w:rPr>
            <w:noProof/>
            <w:lang w:val="en-GB"/>
          </w:rPr>
          <w:t>2</w:t>
        </w:r>
      </w:ins>
      <w:del w:id="23" w:author="El-Sharkawy" w:date="2015-07-29T08:20:00Z">
        <w:r w:rsidR="00A6585F" w:rsidRPr="00B4304A" w:rsidDel="00E242C1">
          <w:rPr>
            <w:lang w:val="en-GB"/>
          </w:rPr>
          <w:delText xml:space="preserve">Figure </w:delText>
        </w:r>
        <w:r w:rsidR="00A6585F" w:rsidDel="00E242C1">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rsidR="00B96251" w:rsidRPr="00B4304A" w:rsidRDefault="00B96251" w:rsidP="00B96251">
      <w:pPr>
        <w:keepNext/>
        <w:jc w:val="both"/>
        <w:rPr>
          <w:lang w:val="en-GB"/>
        </w:rPr>
      </w:pPr>
      <w:r w:rsidRPr="00B4304A">
        <w:rPr>
          <w:rFonts w:ascii="Candara" w:hAnsi="Candara"/>
          <w:noProof/>
          <w:lang w:eastAsia="de-DE"/>
        </w:rPr>
        <w:drawing>
          <wp:inline distT="0" distB="0" distL="0" distR="0">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B4304A" w:rsidRDefault="00B96251" w:rsidP="00B96251">
      <w:pPr>
        <w:pStyle w:val="Caption"/>
        <w:jc w:val="center"/>
        <w:rPr>
          <w:rFonts w:ascii="Candara" w:hAnsi="Candara"/>
          <w:lang w:val="en-GB"/>
        </w:rPr>
      </w:pPr>
      <w:bookmarkStart w:id="24"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w:t>
      </w:r>
      <w:r w:rsidR="003F42BA" w:rsidRPr="00B4304A">
        <w:rPr>
          <w:lang w:val="en-GB"/>
        </w:rPr>
        <w:fldChar w:fldCharType="end"/>
      </w:r>
      <w:bookmarkEnd w:id="24"/>
      <w:r w:rsidRPr="00B4304A">
        <w:rPr>
          <w:lang w:val="en-GB"/>
        </w:rPr>
        <w:t>: Example for a Multi Software Product Line</w:t>
      </w:r>
      <w:r w:rsidR="004062E1" w:rsidRPr="00B4304A">
        <w:rPr>
          <w:lang w:val="en-GB"/>
        </w:rPr>
        <w:t>.</w:t>
      </w:r>
    </w:p>
    <w:p w:rsidR="00A3665B" w:rsidRPr="00B4304A" w:rsidRDefault="00A3665B" w:rsidP="00E259F8">
      <w:pPr>
        <w:jc w:val="both"/>
        <w:rPr>
          <w:rFonts w:ascii="Candara" w:hAnsi="Candara"/>
          <w:lang w:val="en-GB"/>
        </w:rPr>
      </w:pPr>
    </w:p>
    <w:p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rsidR="00A3665B" w:rsidRPr="00B4304A" w:rsidRDefault="00A74DFC" w:rsidP="00A3665B">
      <w:pPr>
        <w:pStyle w:val="Heading1"/>
        <w:rPr>
          <w:lang w:val="en-GB"/>
        </w:rPr>
      </w:pPr>
      <w:bookmarkStart w:id="25" w:name="_Ref338255390"/>
      <w:bookmarkStart w:id="26" w:name="_Toc425144868"/>
      <w:r w:rsidRPr="00B4304A">
        <w:rPr>
          <w:lang w:val="en-GB"/>
        </w:rPr>
        <w:lastRenderedPageBreak/>
        <w:t>Installation</w:t>
      </w:r>
      <w:bookmarkEnd w:id="25"/>
      <w:bookmarkEnd w:id="26"/>
    </w:p>
    <w:p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 xml:space="preserve">in which we </w:t>
      </w:r>
      <w:del w:id="27" w:author="El-Sharkawy" w:date="2015-07-14T15:12:00Z">
        <w:r w:rsidR="001C1C91" w:rsidRPr="00B4304A" w:rsidDel="00632BB1">
          <w:rPr>
            <w:rFonts w:ascii="Candara" w:hAnsi="Candara"/>
            <w:lang w:val="en-GB"/>
          </w:rPr>
          <w:delText xml:space="preserve">will </w:delText>
        </w:r>
      </w:del>
      <w:r w:rsidR="001C1C91" w:rsidRPr="00B4304A">
        <w:rPr>
          <w:rFonts w:ascii="Candara" w:hAnsi="Candara"/>
          <w:lang w:val="en-GB"/>
        </w:rPr>
        <w:t>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w:t>
      </w:r>
      <w:del w:id="28" w:author="El-Sharkawy" w:date="2015-07-14T15:12:00Z">
        <w:r w:rsidR="00E43392" w:rsidRPr="00B4304A" w:rsidDel="00632BB1">
          <w:rPr>
            <w:rFonts w:ascii="Candara" w:hAnsi="Candara"/>
            <w:lang w:val="en-GB"/>
          </w:rPr>
          <w:delText xml:space="preserve">will </w:delText>
        </w:r>
      </w:del>
      <w:r w:rsidR="00E43392" w:rsidRPr="00B4304A">
        <w:rPr>
          <w:rFonts w:ascii="Candara" w:hAnsi="Candara"/>
          <w:lang w:val="en-GB"/>
        </w:rPr>
        <w:t xml:space="preserve">describe the installation of the tool in a step-wise manner using the Eclipse update site mechanism and the EASy-Producer update site. </w:t>
      </w:r>
      <w:ins w:id="29" w:author="El-Sharkawy" w:date="2015-07-14T15:13:00Z">
        <w:r w:rsidR="00632BB1" w:rsidRPr="00B4304A">
          <w:rPr>
            <w:rFonts w:ascii="Candara" w:hAnsi="Candara"/>
            <w:lang w:val="en-GB"/>
          </w:rPr>
          <w:t xml:space="preserve">EASy-Producer can alternatively used as a command line tool, </w:t>
        </w:r>
      </w:ins>
      <w:ins w:id="30" w:author="El-Sharkawy" w:date="2015-07-14T15:14:00Z">
        <w:r w:rsidR="00632BB1" w:rsidRPr="00B4304A">
          <w:rPr>
            <w:rFonts w:ascii="Candara" w:hAnsi="Candara"/>
            <w:lang w:val="en-GB"/>
          </w:rPr>
          <w:t xml:space="preserve">which does not require an Eclipse </w:t>
        </w:r>
      </w:ins>
      <w:ins w:id="31" w:author="El-Sharkawy" w:date="2015-07-14T15:15:00Z">
        <w:r w:rsidR="00632BB1" w:rsidRPr="00B4304A">
          <w:rPr>
            <w:rFonts w:ascii="Candara" w:hAnsi="Candara"/>
            <w:lang w:val="en-GB"/>
          </w:rPr>
          <w:t>installation</w:t>
        </w:r>
      </w:ins>
      <w:ins w:id="32" w:author="El-Sharkawy" w:date="2015-07-14T15:14:00Z">
        <w:r w:rsidR="00632BB1" w:rsidRPr="00B4304A">
          <w:rPr>
            <w:rFonts w:ascii="Candara" w:hAnsi="Candara"/>
            <w:lang w:val="en-GB"/>
          </w:rPr>
          <w:t>.</w:t>
        </w:r>
      </w:ins>
      <w:ins w:id="33" w:author="El-Sharkawy" w:date="2015-07-14T15:15:00Z">
        <w:r w:rsidR="00632BB1" w:rsidRPr="00B4304A">
          <w:rPr>
            <w:rFonts w:ascii="Candara" w:hAnsi="Candara"/>
            <w:lang w:val="en-GB"/>
          </w:rPr>
          <w:t xml:space="preserve"> This facilitates the usage of EASy-Producer as part of a </w:t>
        </w:r>
      </w:ins>
      <w:ins w:id="34" w:author="El-Sharkawy" w:date="2015-07-14T15:16:00Z">
        <w:r w:rsidR="00632BB1" w:rsidRPr="00B4304A">
          <w:rPr>
            <w:rFonts w:ascii="Candara" w:hAnsi="Candara"/>
            <w:lang w:val="en-GB"/>
          </w:rPr>
          <w:t>Continuous Integration setup.</w:t>
        </w:r>
      </w:ins>
      <w:ins w:id="35" w:author="El-Sharkawy" w:date="2015-07-14T15:15:00Z">
        <w:r w:rsidR="00632BB1" w:rsidRPr="00B4304A">
          <w:rPr>
            <w:rFonts w:ascii="Candara" w:hAnsi="Candara"/>
            <w:lang w:val="en-GB"/>
          </w:rPr>
          <w:t xml:space="preserve"> </w:t>
        </w:r>
      </w:ins>
      <w:ins w:id="36" w:author="El-Sharkawy" w:date="2015-07-14T15:16:00Z">
        <w:r w:rsidR="00632BB1" w:rsidRPr="00B4304A">
          <w:rPr>
            <w:rFonts w:ascii="Candara" w:hAnsi="Candara"/>
            <w:lang w:val="en-GB"/>
          </w:rPr>
          <w:t xml:space="preserve">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ins>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3.3</w:t>
      </w:r>
      <w:ins w:id="37" w:author="El-Sharkawy" w:date="2015-07-14T15:16:00Z">
        <w:r w:rsidR="003F42BA" w:rsidRPr="00B4304A">
          <w:rPr>
            <w:rFonts w:ascii="Candara" w:hAnsi="Candara"/>
            <w:lang w:val="en-GB"/>
          </w:rPr>
          <w:fldChar w:fldCharType="end"/>
        </w:r>
        <w:r w:rsidR="00632BB1" w:rsidRPr="00B4304A">
          <w:rPr>
            <w:rFonts w:ascii="Candara" w:hAnsi="Candara"/>
            <w:lang w:val="en-GB"/>
          </w:rPr>
          <w:t>, we show how to install EASy-Producer as a command line tool</w:t>
        </w:r>
      </w:ins>
      <w:ins w:id="38" w:author="El-Sharkawy" w:date="2015-07-14T15:17:00Z">
        <w:r w:rsidR="00632BB1" w:rsidRPr="00B4304A">
          <w:rPr>
            <w:rFonts w:ascii="Candara" w:hAnsi="Candara"/>
            <w:lang w:val="en-GB"/>
          </w:rPr>
          <w:t>, outside of Eclipse.</w:t>
        </w:r>
      </w:ins>
      <w:ins w:id="39" w:author="El-Sharkawy" w:date="2015-07-14T15:15:00Z">
        <w:r w:rsidR="00632BB1" w:rsidRPr="00B4304A">
          <w:rPr>
            <w:rFonts w:ascii="Candara" w:hAnsi="Candara"/>
            <w:lang w:val="en-GB"/>
          </w:rPr>
          <w:t xml:space="preserve"> </w:t>
        </w:r>
      </w:ins>
      <w:del w:id="40" w:author="El-Sharkawy" w:date="2015-07-14T15:13:00Z">
        <w:r w:rsidR="00E43392" w:rsidRPr="00B4304A" w:rsidDel="00632BB1">
          <w:rPr>
            <w:rFonts w:ascii="Candara" w:hAnsi="Candara"/>
            <w:lang w:val="en-GB"/>
          </w:rPr>
          <w:delText xml:space="preserve">Finally, Section </w:delText>
        </w:r>
        <w:r w:rsidR="003F42BA" w:rsidRPr="00B4304A" w:rsidDel="00632BB1">
          <w:rPr>
            <w:rFonts w:ascii="Candara" w:hAnsi="Candara"/>
            <w:lang w:val="en-GB"/>
          </w:rPr>
          <w:fldChar w:fldCharType="begin"/>
        </w:r>
        <w:r w:rsidR="00E43392" w:rsidRPr="00B4304A" w:rsidDel="00632BB1">
          <w:rPr>
            <w:rFonts w:ascii="Candara" w:hAnsi="Candara"/>
            <w:lang w:val="en-GB"/>
          </w:rPr>
          <w:delInstrText xml:space="preserve"> REF _Ref338257169 \r \h </w:delInstrText>
        </w:r>
        <w:r w:rsidR="003F42BA" w:rsidRPr="00B4304A" w:rsidDel="00632BB1">
          <w:rPr>
            <w:rFonts w:ascii="Candara" w:hAnsi="Candara"/>
            <w:lang w:val="en-GB"/>
          </w:rPr>
        </w:r>
        <w:r w:rsidR="003F42BA" w:rsidRPr="00B4304A" w:rsidDel="00632BB1">
          <w:rPr>
            <w:rFonts w:ascii="Candara" w:hAnsi="Candara"/>
            <w:lang w:val="en-GB"/>
          </w:rPr>
          <w:fldChar w:fldCharType="separate"/>
        </w:r>
        <w:r w:rsidR="003A475D" w:rsidRPr="00B4304A" w:rsidDel="00632BB1">
          <w:rPr>
            <w:rFonts w:ascii="Candara" w:hAnsi="Candara"/>
            <w:lang w:val="en-GB"/>
          </w:rPr>
          <w:delText>3.3</w:delText>
        </w:r>
        <w:r w:rsidR="003F42BA" w:rsidRPr="00B4304A" w:rsidDel="00632BB1">
          <w:rPr>
            <w:rFonts w:ascii="Candara" w:hAnsi="Candara"/>
            <w:lang w:val="en-GB"/>
          </w:rPr>
          <w:fldChar w:fldCharType="end"/>
        </w:r>
        <w:r w:rsidR="00E43392" w:rsidRPr="00B4304A" w:rsidDel="00632BB1">
          <w:rPr>
            <w:rFonts w:ascii="Candara" w:hAnsi="Candara"/>
            <w:lang w:val="en-GB"/>
          </w:rPr>
          <w:delText xml:space="preserve"> will give some </w:delText>
        </w:r>
        <w:r w:rsidR="00CB19A3" w:rsidRPr="00B4304A" w:rsidDel="00632BB1">
          <w:rPr>
            <w:rFonts w:ascii="Candara" w:hAnsi="Candara"/>
            <w:lang w:val="en-GB"/>
          </w:rPr>
          <w:delText xml:space="preserve">technical recommendations, while </w:delText>
        </w:r>
      </w:del>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rsidR="00B575C6" w:rsidRPr="00B4304A" w:rsidRDefault="00B575C6" w:rsidP="00040374">
      <w:pPr>
        <w:pStyle w:val="Heading2"/>
        <w:rPr>
          <w:lang w:val="en-GB"/>
        </w:rPr>
      </w:pPr>
      <w:bookmarkStart w:id="41" w:name="_Ref338257142"/>
      <w:bookmarkStart w:id="42" w:name="_Toc425144869"/>
      <w:r w:rsidRPr="00B4304A">
        <w:rPr>
          <w:lang w:val="en-GB"/>
        </w:rPr>
        <w:t>Prerequisites</w:t>
      </w:r>
      <w:bookmarkEnd w:id="41"/>
      <w:bookmarkEnd w:id="42"/>
    </w:p>
    <w:p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proofErr w:type="spellStart"/>
      <w:r w:rsidR="00502842" w:rsidRPr="00B4304A">
        <w:rPr>
          <w:lang w:val="en-GB"/>
        </w:rPr>
        <w:t>Kepler</w:t>
      </w:r>
      <w:proofErr w:type="spellEnd"/>
      <w:r w:rsidRPr="00B4304A">
        <w:rPr>
          <w:lang w:val="en-GB"/>
        </w:rPr>
        <w:t>)</w:t>
      </w:r>
    </w:p>
    <w:p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proofErr w:type="spellStart"/>
      <w:r w:rsidR="00502842" w:rsidRPr="00B4304A">
        <w:rPr>
          <w:b/>
          <w:lang w:val="en-GB"/>
        </w:rPr>
        <w:t>Kepler</w:t>
      </w:r>
      <w:proofErr w:type="spellEnd"/>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3F42BA">
        <w:fldChar w:fldCharType="begin"/>
      </w:r>
      <w:r w:rsidR="003F42BA" w:rsidRPr="003F42BA">
        <w:rPr>
          <w:lang w:val="en-US"/>
          <w:rPrChange w:id="45" w:author="Holger Eichelberger" w:date="2018-01-08T16:59:00Z">
            <w:rPr/>
          </w:rPrChange>
        </w:rPr>
        <w:instrText>HYPERLINK "http://www.eclipse.org/downloads/"</w:instrText>
      </w:r>
      <w:r w:rsidR="003F42BA">
        <w:fldChar w:fldCharType="separate"/>
      </w:r>
      <w:r w:rsidR="00645FAD" w:rsidRPr="00B4304A">
        <w:rPr>
          <w:rStyle w:val="Hyperlink"/>
          <w:lang w:val="en-GB"/>
        </w:rPr>
        <w:t>http://www.eclipse.org/downloads/</w:t>
      </w:r>
      <w:r w:rsidR="003F42BA">
        <w:fldChar w:fldCharType="end"/>
      </w:r>
      <w:r w:rsidR="00645FAD" w:rsidRPr="00B4304A">
        <w:rPr>
          <w:lang w:val="en-GB"/>
        </w:rPr>
        <w:t>.</w:t>
      </w:r>
    </w:p>
    <w:p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EASy-Producer</w:t>
      </w:r>
      <w:r w:rsidR="00502842" w:rsidRPr="00B4304A">
        <w:rPr>
          <w:lang w:val="en-GB"/>
        </w:rPr>
        <w:t>.</w:t>
      </w:r>
    </w:p>
    <w:p w:rsidR="00053DCD" w:rsidRPr="00B4304A" w:rsidRDefault="00A74DFC" w:rsidP="00040374">
      <w:pPr>
        <w:pStyle w:val="Heading2"/>
        <w:rPr>
          <w:lang w:val="en-GB"/>
        </w:rPr>
      </w:pPr>
      <w:bookmarkStart w:id="46" w:name="_Ref338257160"/>
      <w:bookmarkStart w:id="47" w:name="_Ref338259658"/>
      <w:bookmarkStart w:id="48" w:name="_Toc425144870"/>
      <w:r w:rsidRPr="00B4304A">
        <w:rPr>
          <w:lang w:val="en-GB"/>
        </w:rPr>
        <w:t>Installation: Step by Step</w:t>
      </w:r>
      <w:bookmarkEnd w:id="46"/>
      <w:bookmarkEnd w:id="47"/>
      <w:bookmarkEnd w:id="48"/>
    </w:p>
    <w:p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fldSimple w:instr=" REF _Ref318731678 \h  \* MERGEFORMAT ">
        <w:ins w:id="49" w:author="El-Sharkawy" w:date="2015-07-29T08:20:00Z">
          <w:r w:rsidR="00E242C1" w:rsidRPr="00B4304A">
            <w:rPr>
              <w:lang w:val="en-GB"/>
            </w:rPr>
            <w:t xml:space="preserve">Figure </w:t>
          </w:r>
          <w:r w:rsidR="00E242C1">
            <w:rPr>
              <w:lang w:val="en-GB"/>
            </w:rPr>
            <w:t>3</w:t>
          </w:r>
        </w:ins>
        <w:del w:id="50" w:author="El-Sharkawy" w:date="2015-07-29T08:20:00Z">
          <w:r w:rsidR="00A6585F" w:rsidRPr="00B4304A" w:rsidDel="00E242C1">
            <w:rPr>
              <w:lang w:val="en-GB"/>
            </w:rPr>
            <w:delText xml:space="preserve">Figure </w:delText>
          </w:r>
          <w:r w:rsidR="00A6585F" w:rsidDel="00E242C1">
            <w:rPr>
              <w:lang w:val="en-GB"/>
            </w:rPr>
            <w:delText>3</w:delText>
          </w:r>
        </w:del>
      </w:fldSimple>
      <w:r w:rsidR="00AC14B2" w:rsidRPr="00B4304A">
        <w:rPr>
          <w:lang w:val="en-GB"/>
        </w:rPr>
        <w:t>:</w:t>
      </w:r>
    </w:p>
    <w:p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eastAsia="de-DE"/>
        </w:rPr>
        <w:lastRenderedPageBreak/>
        <w:drawing>
          <wp:inline distT="0" distB="0" distL="0" distR="0">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rsidR="00630A74" w:rsidRPr="00B4304A" w:rsidRDefault="00152F5D" w:rsidP="00502842">
      <w:pPr>
        <w:pStyle w:val="Caption"/>
        <w:framePr w:h="4651" w:hRule="exact" w:hSpace="181" w:wrap="around" w:vAnchor="text" w:hAnchor="page" w:x="1443" w:y="9"/>
        <w:spacing w:after="0"/>
        <w:jc w:val="center"/>
        <w:rPr>
          <w:lang w:val="en-GB"/>
        </w:rPr>
      </w:pPr>
      <w:bookmarkStart w:id="51"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E242C1">
        <w:rPr>
          <w:noProof/>
          <w:color w:val="auto"/>
          <w:lang w:val="en-GB"/>
        </w:rPr>
        <w:t>3</w:t>
      </w:r>
      <w:r w:rsidR="003F42BA" w:rsidRPr="00B4304A">
        <w:rPr>
          <w:color w:val="auto"/>
          <w:lang w:val="en-GB"/>
        </w:rPr>
        <w:fldChar w:fldCharType="end"/>
      </w:r>
      <w:bookmarkEnd w:id="51"/>
      <w:r w:rsidRPr="00B4304A">
        <w:rPr>
          <w:color w:val="auto"/>
          <w:lang w:val="en-GB"/>
        </w:rPr>
        <w:t>: Open the “Install New Software” dialog</w:t>
      </w:r>
    </w:p>
    <w:p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fldSimple w:instr=" REF _Ref318732119 \h  \* MERGEFORMAT ">
        <w:ins w:id="52" w:author="El-Sharkawy" w:date="2015-07-29T08:20:00Z">
          <w:r w:rsidR="00E242C1" w:rsidRPr="00B4304A">
            <w:rPr>
              <w:lang w:val="en-GB"/>
            </w:rPr>
            <w:t xml:space="preserve">Figure </w:t>
          </w:r>
          <w:r w:rsidR="00E242C1">
            <w:rPr>
              <w:lang w:val="en-GB"/>
            </w:rPr>
            <w:t>4</w:t>
          </w:r>
        </w:ins>
        <w:del w:id="53" w:author="El-Sharkawy" w:date="2015-07-29T08:20:00Z">
          <w:r w:rsidR="00A6585F" w:rsidRPr="00B4304A" w:rsidDel="00E242C1">
            <w:rPr>
              <w:lang w:val="en-GB"/>
            </w:rPr>
            <w:delText xml:space="preserve">Figure </w:delText>
          </w:r>
          <w:r w:rsidR="00A6585F" w:rsidDel="00E242C1">
            <w:rPr>
              <w:lang w:val="en-GB"/>
            </w:rPr>
            <w:delText>4</w:delText>
          </w:r>
        </w:del>
      </w:fldSimple>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eastAsia="de-DE"/>
        </w:rPr>
        <w:drawing>
          <wp:inline distT="0" distB="0" distL="0" distR="0">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54"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E242C1">
        <w:rPr>
          <w:noProof/>
          <w:color w:val="auto"/>
          <w:lang w:val="en-GB"/>
        </w:rPr>
        <w:t>4</w:t>
      </w:r>
      <w:r w:rsidR="003F42BA" w:rsidRPr="00B4304A">
        <w:rPr>
          <w:color w:val="auto"/>
          <w:lang w:val="en-GB"/>
        </w:rPr>
        <w:fldChar w:fldCharType="end"/>
      </w:r>
      <w:bookmarkEnd w:id="54"/>
      <w:r w:rsidRPr="00B4304A">
        <w:rPr>
          <w:color w:val="auto"/>
          <w:lang w:val="en-GB"/>
        </w:rPr>
        <w:t>: Add a new location for software updates</w:t>
      </w:r>
    </w:p>
    <w:p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fldSimple w:instr=" REF _Ref318732119 \h  \* MERGEFORMAT ">
        <w:ins w:id="55" w:author="El-Sharkawy" w:date="2015-07-29T08:20:00Z">
          <w:r w:rsidR="00E242C1" w:rsidRPr="00B4304A">
            <w:rPr>
              <w:lang w:val="en-GB"/>
            </w:rPr>
            <w:t xml:space="preserve">Figure </w:t>
          </w:r>
          <w:r w:rsidR="00E242C1">
            <w:rPr>
              <w:lang w:val="en-GB"/>
            </w:rPr>
            <w:t>4</w:t>
          </w:r>
        </w:ins>
        <w:del w:id="56" w:author="El-Sharkawy" w:date="2015-07-29T08:20:00Z">
          <w:r w:rsidR="00A6585F" w:rsidRPr="00B4304A" w:rsidDel="00E242C1">
            <w:rPr>
              <w:lang w:val="en-GB"/>
            </w:rPr>
            <w:delText xml:space="preserve">Figure </w:delText>
          </w:r>
          <w:r w:rsidR="00A6585F" w:rsidDel="00E242C1">
            <w:rPr>
              <w:lang w:val="en-GB"/>
            </w:rPr>
            <w:delText>4</w:delText>
          </w:r>
        </w:del>
      </w:fldSimple>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rsidR="00443C61" w:rsidRPr="00B4304A" w:rsidRDefault="003F42BA" w:rsidP="00AC14B2">
      <w:pPr>
        <w:spacing w:after="120"/>
        <w:jc w:val="both"/>
        <w:rPr>
          <w:lang w:val="en-GB"/>
        </w:rPr>
      </w:pPr>
      <w:r>
        <w:lastRenderedPageBreak/>
        <w:fldChar w:fldCharType="begin"/>
      </w:r>
      <w:r w:rsidRPr="003F42BA">
        <w:rPr>
          <w:lang w:val="en-US"/>
          <w:rPrChange w:id="57" w:author="Holger Eichelberger" w:date="2018-01-08T16:59:00Z">
            <w:rPr/>
          </w:rPrChange>
        </w:rPr>
        <w:instrText>HYPERLINK "http://projects.sse.uni-hildesheim.de/easy/"</w:instrText>
      </w:r>
      <w:r>
        <w:fldChar w:fldCharType="separate"/>
      </w:r>
      <w:r w:rsidR="00443C61" w:rsidRPr="00B4304A">
        <w:rPr>
          <w:rStyle w:val="Hyperlink"/>
          <w:lang w:val="en-GB"/>
        </w:rPr>
        <w:t>http://projects.sse.uni-hildesheim.de/easy/</w:t>
      </w:r>
      <w:r>
        <w:fldChar w:fldCharType="end"/>
      </w:r>
    </w:p>
    <w:p w:rsidR="00AC14B2" w:rsidRPr="00B4304A" w:rsidRDefault="00152F5D" w:rsidP="00AC14B2">
      <w:pPr>
        <w:spacing w:after="120"/>
        <w:jc w:val="both"/>
        <w:rPr>
          <w:lang w:val="en-GB"/>
        </w:rPr>
      </w:pPr>
      <w:r w:rsidRPr="00B4304A">
        <w:rPr>
          <w:lang w:val="en-GB"/>
        </w:rPr>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58" w:author="El-Sharkawy" w:date="2015-07-29T08:20:00Z">
        <w:r w:rsidR="00E242C1" w:rsidRPr="00B4304A">
          <w:rPr>
            <w:lang w:val="en-GB"/>
          </w:rPr>
          <w:t xml:space="preserve">Figure </w:t>
        </w:r>
        <w:r w:rsidR="00E242C1">
          <w:rPr>
            <w:noProof/>
            <w:lang w:val="en-GB"/>
          </w:rPr>
          <w:t>5</w:t>
        </w:r>
      </w:ins>
      <w:del w:id="59" w:author="El-Sharkawy" w:date="2015-07-29T08:20:00Z">
        <w:r w:rsidR="00A6585F" w:rsidRPr="00B4304A" w:rsidDel="00E242C1">
          <w:rPr>
            <w:lang w:val="en-GB"/>
          </w:rPr>
          <w:delText xml:space="preserve">Figure </w:delText>
        </w:r>
        <w:r w:rsidR="00A6585F" w:rsidDel="00E242C1">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E242C1">
        <w:rPr>
          <w:lang w:val="en-GB"/>
        </w:rPr>
        <w:t>6</w:t>
      </w:r>
      <w:r w:rsidR="003F42BA" w:rsidRPr="00B4304A">
        <w:rPr>
          <w:lang w:val="en-GB"/>
        </w:rPr>
        <w:fldChar w:fldCharType="end"/>
      </w:r>
      <w:r w:rsidR="00B4304A" w:rsidRPr="00B4304A">
        <w:rPr>
          <w:lang w:val="en-GB"/>
        </w:rPr>
        <w:t xml:space="preserve">, we briefly describe how to use examples. </w:t>
      </w:r>
    </w:p>
    <w:p w:rsidR="00071875" w:rsidRPr="00B4304A" w:rsidRDefault="00B4304A" w:rsidP="00071875">
      <w:pPr>
        <w:keepNext/>
        <w:spacing w:after="120"/>
        <w:jc w:val="center"/>
        <w:rPr>
          <w:lang w:val="en-GB"/>
        </w:rPr>
      </w:pPr>
      <w:r w:rsidRPr="00B4304A">
        <w:rPr>
          <w:noProof/>
          <w:lang w:eastAsia="de-DE"/>
        </w:rPr>
        <w:drawing>
          <wp:inline distT="0" distB="0" distL="0" distR="0">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rsidR="00071875" w:rsidRPr="00B4304A" w:rsidRDefault="00071875" w:rsidP="00071875">
      <w:pPr>
        <w:pStyle w:val="Caption"/>
        <w:jc w:val="center"/>
        <w:rPr>
          <w:lang w:val="en-GB"/>
        </w:rPr>
      </w:pPr>
      <w:bookmarkStart w:id="60"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5</w:t>
      </w:r>
      <w:r w:rsidR="003F42BA" w:rsidRPr="00B4304A">
        <w:rPr>
          <w:lang w:val="en-GB"/>
        </w:rPr>
        <w:fldChar w:fldCharType="end"/>
      </w:r>
      <w:bookmarkEnd w:id="60"/>
      <w:r w:rsidRPr="00B4304A">
        <w:rPr>
          <w:lang w:val="en-GB"/>
        </w:rPr>
        <w:t xml:space="preserve">: Recommended plug-ins </w:t>
      </w:r>
      <w:r w:rsidR="008470AD" w:rsidRPr="00B4304A">
        <w:rPr>
          <w:lang w:val="en-GB"/>
        </w:rPr>
        <w:t xml:space="preserve">for </w:t>
      </w:r>
      <w:r w:rsidRPr="00B4304A">
        <w:rPr>
          <w:lang w:val="en-GB"/>
        </w:rPr>
        <w:t>EASy Producer.</w:t>
      </w:r>
    </w:p>
    <w:p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rsidR="00053DCD" w:rsidRPr="00B4304A" w:rsidDel="00632BB1" w:rsidRDefault="00096CB0" w:rsidP="00040374">
      <w:pPr>
        <w:pStyle w:val="Heading2"/>
        <w:rPr>
          <w:del w:id="61" w:author="El-Sharkawy" w:date="2015-07-14T15:12:00Z"/>
          <w:lang w:val="en-GB"/>
        </w:rPr>
      </w:pPr>
      <w:bookmarkStart w:id="62" w:name="_Ref338257169"/>
      <w:bookmarkStart w:id="63" w:name="_Toc425144836"/>
      <w:bookmarkStart w:id="64" w:name="_Toc425144871"/>
      <w:commentRangeStart w:id="65"/>
      <w:del w:id="66" w:author="El-Sharkawy" w:date="2015-07-14T15:12:00Z">
        <w:r w:rsidRPr="00B4304A" w:rsidDel="00632BB1">
          <w:rPr>
            <w:lang w:val="en-GB"/>
          </w:rPr>
          <w:lastRenderedPageBreak/>
          <w:delText xml:space="preserve">Technical </w:delText>
        </w:r>
        <w:r w:rsidR="00B747A5" w:rsidRPr="00B4304A" w:rsidDel="00632BB1">
          <w:rPr>
            <w:lang w:val="en-GB"/>
          </w:rPr>
          <w:delText>Recommendations</w:delText>
        </w:r>
        <w:bookmarkEnd w:id="62"/>
        <w:bookmarkEnd w:id="63"/>
        <w:bookmarkEnd w:id="64"/>
      </w:del>
    </w:p>
    <w:p w:rsidR="0002246F" w:rsidRPr="00B4304A" w:rsidDel="00632BB1" w:rsidRDefault="000F5F19" w:rsidP="00E259F8">
      <w:pPr>
        <w:jc w:val="both"/>
        <w:rPr>
          <w:del w:id="67" w:author="El-Sharkawy" w:date="2015-07-14T15:12:00Z"/>
          <w:rFonts w:ascii="Candara" w:hAnsi="Candara"/>
          <w:lang w:val="en-GB"/>
        </w:rPr>
      </w:pPr>
      <w:del w:id="68" w:author="El-Sharkawy" w:date="2015-07-14T15:12:00Z">
        <w:r w:rsidRPr="00B4304A" w:rsidDel="00632BB1">
          <w:rPr>
            <w:rFonts w:ascii="Candara" w:hAnsi="Candara"/>
            <w:lang w:val="en-GB"/>
          </w:rPr>
          <w:delText xml:space="preserve">In order to avoid memory problems while using EASy-Producer, we </w:delText>
        </w:r>
        <w:r w:rsidR="0002246F" w:rsidRPr="00B4304A" w:rsidDel="00632BB1">
          <w:rPr>
            <w:rFonts w:ascii="Candara" w:hAnsi="Candara"/>
            <w:lang w:val="en-GB"/>
          </w:rPr>
          <w:delText xml:space="preserve">recommend increasing the memory of </w:delText>
        </w:r>
        <w:r w:rsidRPr="00B4304A" w:rsidDel="00632BB1">
          <w:rPr>
            <w:rFonts w:ascii="Candara" w:hAnsi="Candara"/>
            <w:lang w:val="en-GB"/>
          </w:rPr>
          <w:delText>the Eclipse application in which</w:delText>
        </w:r>
        <w:r w:rsidR="00B4165A" w:rsidRPr="00B4304A" w:rsidDel="00632BB1">
          <w:rPr>
            <w:rFonts w:ascii="Candara" w:hAnsi="Candara"/>
            <w:lang w:val="en-GB"/>
          </w:rPr>
          <w:delText xml:space="preserve"> EASy-</w:delText>
        </w:r>
        <w:r w:rsidR="0002246F" w:rsidRPr="00B4304A" w:rsidDel="00632BB1">
          <w:rPr>
            <w:rFonts w:ascii="Candara" w:hAnsi="Candara"/>
            <w:lang w:val="en-GB"/>
          </w:rPr>
          <w:delText>Producer</w:delText>
        </w:r>
        <w:r w:rsidRPr="00B4304A" w:rsidDel="00632BB1">
          <w:rPr>
            <w:rFonts w:ascii="Candara" w:hAnsi="Candara"/>
            <w:lang w:val="en-GB"/>
          </w:rPr>
          <w:delText xml:space="preserve"> is executed</w:delText>
        </w:r>
        <w:r w:rsidR="0002246F" w:rsidRPr="00B4304A" w:rsidDel="00632BB1">
          <w:rPr>
            <w:rFonts w:ascii="Candara" w:hAnsi="Candara"/>
            <w:lang w:val="en-GB"/>
          </w:rPr>
          <w:delText>.</w:delText>
        </w:r>
        <w:r w:rsidRPr="00B4304A" w:rsidDel="00632BB1">
          <w:rPr>
            <w:rFonts w:ascii="Candara" w:hAnsi="Candara"/>
            <w:lang w:val="en-GB"/>
          </w:rPr>
          <w:delText xml:space="preserve"> The memory problems are due to Xtext which requires more memory than defined in a typical Eclipse configuration.</w:delText>
        </w:r>
      </w:del>
    </w:p>
    <w:p w:rsidR="0002246F" w:rsidRPr="00B4304A" w:rsidDel="00632BB1" w:rsidRDefault="0002246F" w:rsidP="00E259F8">
      <w:pPr>
        <w:jc w:val="both"/>
        <w:rPr>
          <w:del w:id="69" w:author="El-Sharkawy" w:date="2015-07-14T15:12:00Z"/>
          <w:rFonts w:ascii="Candara" w:hAnsi="Candara"/>
          <w:lang w:val="en-GB"/>
        </w:rPr>
      </w:pPr>
      <w:del w:id="70" w:author="El-Sharkawy" w:date="2015-07-14T15:12:00Z">
        <w:r w:rsidRPr="00B4304A" w:rsidDel="00632BB1">
          <w:rPr>
            <w:rFonts w:ascii="Candara" w:hAnsi="Candara"/>
            <w:lang w:val="en-GB"/>
          </w:rPr>
          <w:delText xml:space="preserve">Open the </w:delText>
        </w:r>
        <w:r w:rsidR="00DB2A5E" w:rsidRPr="00B4304A" w:rsidDel="00632BB1">
          <w:rPr>
            <w:rFonts w:ascii="Candara" w:hAnsi="Candara"/>
            <w:lang w:val="en-GB"/>
          </w:rPr>
          <w:delText>“</w:delText>
        </w:r>
        <w:r w:rsidRPr="00B4304A" w:rsidDel="00632BB1">
          <w:rPr>
            <w:rFonts w:ascii="Candara" w:hAnsi="Candara"/>
            <w:i/>
            <w:lang w:val="en-GB"/>
          </w:rPr>
          <w:delText>eclipse.ini</w:delText>
        </w:r>
        <w:r w:rsidR="00DB2A5E" w:rsidRPr="00B4304A" w:rsidDel="00632BB1">
          <w:rPr>
            <w:rFonts w:ascii="Candara" w:hAnsi="Candara"/>
            <w:lang w:val="en-GB"/>
          </w:rPr>
          <w:delText>” file in your E</w:delText>
        </w:r>
        <w:r w:rsidRPr="00B4304A" w:rsidDel="00632BB1">
          <w:rPr>
            <w:rFonts w:ascii="Candara" w:hAnsi="Candara"/>
            <w:lang w:val="en-GB"/>
          </w:rPr>
          <w:delText>clipse directory and enter the following parameters at the end of the file:</w:delText>
        </w:r>
      </w:del>
    </w:p>
    <w:p w:rsidR="0002246F" w:rsidRPr="00B4304A" w:rsidDel="00632BB1" w:rsidRDefault="0002246F" w:rsidP="0002246F">
      <w:pPr>
        <w:ind w:left="567"/>
        <w:jc w:val="both"/>
        <w:rPr>
          <w:del w:id="71" w:author="El-Sharkawy" w:date="2015-07-14T15:12:00Z"/>
          <w:rFonts w:ascii="Candara" w:hAnsi="Candara"/>
          <w:lang w:val="en-GB"/>
        </w:rPr>
      </w:pPr>
      <w:del w:id="72" w:author="El-Sharkawy" w:date="2015-07-14T15:12:00Z">
        <w:r w:rsidRPr="00B4304A" w:rsidDel="00632BB1">
          <w:rPr>
            <w:rFonts w:ascii="Candara" w:hAnsi="Candara"/>
            <w:lang w:val="en-GB"/>
          </w:rPr>
          <w:delText>-vmargs</w:delText>
        </w:r>
      </w:del>
    </w:p>
    <w:p w:rsidR="0002246F" w:rsidRPr="00B4304A" w:rsidDel="00632BB1" w:rsidRDefault="0002246F" w:rsidP="0002246F">
      <w:pPr>
        <w:ind w:left="567"/>
        <w:jc w:val="both"/>
        <w:rPr>
          <w:del w:id="73" w:author="El-Sharkawy" w:date="2015-07-14T15:12:00Z"/>
          <w:rFonts w:ascii="Candara" w:hAnsi="Candara"/>
          <w:lang w:val="en-GB"/>
        </w:rPr>
      </w:pPr>
      <w:del w:id="74" w:author="El-Sharkawy" w:date="2015-07-14T15:12:00Z">
        <w:r w:rsidRPr="00B4304A" w:rsidDel="00632BB1">
          <w:rPr>
            <w:rFonts w:ascii="Candara" w:hAnsi="Candara"/>
            <w:lang w:val="en-GB"/>
          </w:rPr>
          <w:delText>-Xms40m</w:delText>
        </w:r>
      </w:del>
    </w:p>
    <w:p w:rsidR="0002246F" w:rsidRPr="00B4304A" w:rsidDel="00632BB1" w:rsidRDefault="0002246F" w:rsidP="0002246F">
      <w:pPr>
        <w:ind w:left="567"/>
        <w:jc w:val="both"/>
        <w:rPr>
          <w:del w:id="75" w:author="El-Sharkawy" w:date="2015-07-14T15:12:00Z"/>
          <w:rFonts w:ascii="Candara" w:hAnsi="Candara"/>
          <w:lang w:val="en-GB"/>
        </w:rPr>
      </w:pPr>
      <w:del w:id="76" w:author="El-Sharkawy" w:date="2015-07-14T15:12:00Z">
        <w:r w:rsidRPr="00B4304A" w:rsidDel="00632BB1">
          <w:rPr>
            <w:rFonts w:ascii="Candara" w:hAnsi="Candara"/>
            <w:lang w:val="en-GB"/>
          </w:rPr>
          <w:delText>-Xmx</w:delText>
        </w:r>
        <w:r w:rsidR="00570746" w:rsidRPr="00B4304A" w:rsidDel="00632BB1">
          <w:rPr>
            <w:rFonts w:ascii="Candara" w:hAnsi="Candara"/>
            <w:lang w:val="en-GB"/>
          </w:rPr>
          <w:delText>512</w:delText>
        </w:r>
        <w:r w:rsidRPr="00B4304A" w:rsidDel="00632BB1">
          <w:rPr>
            <w:rFonts w:ascii="Candara" w:hAnsi="Candara"/>
            <w:lang w:val="en-GB"/>
          </w:rPr>
          <w:delText>m</w:delText>
        </w:r>
      </w:del>
    </w:p>
    <w:p w:rsidR="0002246F" w:rsidRPr="00B4304A" w:rsidDel="00632BB1" w:rsidRDefault="00570746" w:rsidP="0002246F">
      <w:pPr>
        <w:ind w:left="567"/>
        <w:jc w:val="both"/>
        <w:rPr>
          <w:del w:id="77" w:author="El-Sharkawy" w:date="2015-07-14T15:12:00Z"/>
          <w:rFonts w:ascii="Candara" w:hAnsi="Candara"/>
          <w:lang w:val="en-GB"/>
        </w:rPr>
      </w:pPr>
      <w:del w:id="78" w:author="El-Sharkawy" w:date="2015-07-14T15:12:00Z">
        <w:r w:rsidRPr="00B4304A" w:rsidDel="00632BB1">
          <w:rPr>
            <w:rFonts w:ascii="Candara" w:hAnsi="Candara"/>
            <w:lang w:val="en-GB"/>
          </w:rPr>
          <w:delText>-XX</w:delText>
        </w:r>
        <w:r w:rsidR="0002246F" w:rsidRPr="00B4304A" w:rsidDel="00632BB1">
          <w:rPr>
            <w:rFonts w:ascii="Candara" w:hAnsi="Candara"/>
            <w:lang w:val="en-GB"/>
          </w:rPr>
          <w:delText>MaxPermSize=128m</w:delText>
        </w:r>
        <w:commentRangeEnd w:id="65"/>
        <w:r w:rsidR="00131067" w:rsidRPr="00B4304A" w:rsidDel="00632BB1">
          <w:rPr>
            <w:rStyle w:val="CommentReference"/>
            <w:lang w:val="en-GB"/>
          </w:rPr>
          <w:commentReference w:id="65"/>
        </w:r>
      </w:del>
    </w:p>
    <w:p w:rsidR="00632BB1" w:rsidRPr="00B4304A" w:rsidRDefault="00632BB1" w:rsidP="00096CB0">
      <w:pPr>
        <w:pStyle w:val="Heading2"/>
        <w:rPr>
          <w:ins w:id="79" w:author="El-Sharkawy" w:date="2015-07-14T15:18:00Z"/>
          <w:lang w:val="en-GB"/>
        </w:rPr>
      </w:pPr>
      <w:bookmarkStart w:id="80" w:name="_Ref424650331"/>
      <w:bookmarkStart w:id="81" w:name="_Toc425144872"/>
      <w:bookmarkStart w:id="82" w:name="_Ref368641757"/>
      <w:r w:rsidRPr="00B4304A">
        <w:rPr>
          <w:lang w:val="en-GB"/>
        </w:rPr>
        <w:t>Installation of the Command Line Tool</w:t>
      </w:r>
      <w:bookmarkEnd w:id="80"/>
      <w:bookmarkEnd w:id="81"/>
    </w:p>
    <w:p w:rsidR="003F42BA" w:rsidRDefault="00632BB1" w:rsidP="003F42BA">
      <w:pPr>
        <w:rPr>
          <w:lang w:val="en-GB"/>
        </w:rPr>
        <w:pPrChange w:id="83" w:author="El-Sharkawy" w:date="2015-07-14T15:18:00Z">
          <w:pPr>
            <w:pStyle w:val="Heading2"/>
          </w:pPr>
        </w:pPrChange>
      </w:pPr>
      <w:ins w:id="84" w:author="El-Sharkawy" w:date="2015-07-14T15:18:00Z">
        <w:r w:rsidRPr="00B4304A">
          <w:rPr>
            <w:lang w:val="en-GB"/>
          </w:rPr>
          <w:t xml:space="preserve">EASy-Producer </w:t>
        </w:r>
      </w:ins>
      <w:r w:rsidR="00437D84" w:rsidRPr="00B4304A">
        <w:rPr>
          <w:lang w:val="en-GB"/>
        </w:rPr>
        <w:t>can alternatively be used outside of Eclipse as a standalone command line tool. This facilitates the usage of EASy-Producer as part of continuous integration setting.</w:t>
      </w:r>
    </w:p>
    <w:p w:rsidR="00437D84" w:rsidRPr="00B4304A" w:rsidRDefault="00437D84" w:rsidP="00437D84">
      <w:pPr>
        <w:rPr>
          <w:lang w:val="en-GB"/>
        </w:rPr>
      </w:pPr>
      <w:r w:rsidRPr="00B4304A">
        <w:rPr>
          <w:lang w:val="en-GB"/>
        </w:rPr>
        <w:t xml:space="preserve">The command line tool can be downloaded from </w:t>
      </w:r>
      <w:r w:rsidR="003F42BA">
        <w:fldChar w:fldCharType="begin"/>
      </w:r>
      <w:r w:rsidR="003F42BA" w:rsidRPr="003F42BA">
        <w:rPr>
          <w:lang w:val="en-US"/>
          <w:rPrChange w:id="85" w:author="Holger Eichelberger" w:date="2018-01-08T16:59:00Z">
            <w:rPr/>
          </w:rPrChange>
        </w:rPr>
        <w:instrText>HYPERLINK "http://projects.sse.uni-hildesheim.de/easy/"</w:instrText>
      </w:r>
      <w:r w:rsidR="003F42BA">
        <w:fldChar w:fldCharType="separate"/>
      </w:r>
      <w:r w:rsidRPr="00B4304A">
        <w:rPr>
          <w:rStyle w:val="Hyperlink"/>
          <w:lang w:val="en-GB"/>
        </w:rPr>
        <w:t>http://projects.sse.uni-hildesheim.de/easy/</w:t>
      </w:r>
      <w:r w:rsidR="003F42BA">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86" w:author="El-Sharkawy" w:date="2015-07-29T08:20:00Z">
        <w:r w:rsidR="00E242C1" w:rsidRPr="00B4304A">
          <w:rPr>
            <w:lang w:val="en-GB"/>
          </w:rPr>
          <w:t xml:space="preserve">Figure </w:t>
        </w:r>
        <w:r w:rsidR="00E242C1">
          <w:rPr>
            <w:noProof/>
            <w:lang w:val="en-GB"/>
          </w:rPr>
          <w:t>6</w:t>
        </w:r>
      </w:ins>
      <w:del w:id="87" w:author="El-Sharkawy" w:date="2015-07-29T08:20:00Z">
        <w:r w:rsidR="00A6585F" w:rsidRPr="00B4304A" w:rsidDel="00E242C1">
          <w:rPr>
            <w:lang w:val="en-GB"/>
          </w:rPr>
          <w:delText xml:space="preserve">Figure </w:delText>
        </w:r>
        <w:r w:rsidR="00A6585F" w:rsidDel="00E242C1">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rsidR="00437D84" w:rsidRPr="00B4304A" w:rsidRDefault="003F42BA" w:rsidP="00437D84">
      <w:pPr>
        <w:keepNext/>
        <w:jc w:val="center"/>
        <w:rPr>
          <w:lang w:val="en-GB"/>
        </w:rPr>
      </w:pPr>
      <w:r w:rsidRPr="003F42BA">
        <w:rPr>
          <w:lang w:val="en-GB" w:eastAsia="de-DE"/>
        </w:rPr>
        <w:lastRenderedPageBreak/>
        <w:pict>
          <v:oval id="_x0000_s1066" style="position:absolute;left:0;text-align:left;margin-left:5.65pt;margin-top:313.15pt;width:329.25pt;height:37.5pt;z-index:251662336" filled="f" strokecolor="#c00000" strokeweight="2pt"/>
        </w:pict>
      </w:r>
      <w:r w:rsidR="00437D84" w:rsidRPr="00B4304A">
        <w:rPr>
          <w:noProof/>
          <w:lang w:eastAsia="de-DE"/>
        </w:rPr>
        <w:drawing>
          <wp:inline distT="0" distB="0" distL="0" distR="0">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rsidR="00437D84" w:rsidRPr="00B4304A" w:rsidRDefault="00437D84" w:rsidP="00437D84">
      <w:pPr>
        <w:pStyle w:val="Caption"/>
        <w:jc w:val="center"/>
        <w:rPr>
          <w:lang w:val="en-GB"/>
        </w:rPr>
      </w:pPr>
      <w:bookmarkStart w:id="88"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6</w:t>
      </w:r>
      <w:r w:rsidR="003F42BA" w:rsidRPr="00B4304A">
        <w:rPr>
          <w:lang w:val="en-GB"/>
        </w:rPr>
        <w:fldChar w:fldCharType="end"/>
      </w:r>
      <w:bookmarkEnd w:id="88"/>
      <w:r w:rsidRPr="00B4304A">
        <w:rPr>
          <w:lang w:val="en-GB"/>
        </w:rPr>
        <w:t>: Download link of the EASy-Producer command line tool.</w:t>
      </w:r>
    </w:p>
    <w:p w:rsidR="00096CB0" w:rsidRPr="00B4304A" w:rsidRDefault="00096CB0" w:rsidP="00096CB0">
      <w:pPr>
        <w:pStyle w:val="Heading2"/>
        <w:rPr>
          <w:lang w:val="en-GB"/>
        </w:rPr>
      </w:pPr>
      <w:bookmarkStart w:id="89" w:name="_Toc425144873"/>
      <w:r w:rsidRPr="00B4304A">
        <w:rPr>
          <w:lang w:val="en-GB"/>
        </w:rPr>
        <w:t>Further Guides and Specifications</w:t>
      </w:r>
      <w:bookmarkEnd w:id="82"/>
      <w:bookmarkEnd w:id="89"/>
    </w:p>
    <w:p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rsidR="0002246F" w:rsidRPr="00B4304A" w:rsidRDefault="00CC4186" w:rsidP="00E259F8">
      <w:pPr>
        <w:jc w:val="both"/>
        <w:rPr>
          <w:rFonts w:ascii="Candara" w:hAnsi="Candara"/>
          <w:lang w:val="en-GB"/>
        </w:rPr>
      </w:pPr>
      <w:r w:rsidRPr="00B4304A">
        <w:rPr>
          <w:rFonts w:ascii="Candara" w:hAnsi="Candara"/>
          <w:lang w:val="en-GB"/>
        </w:rPr>
        <w:lastRenderedPageBreak/>
        <w:t xml:space="preserve">Further, EASy-Producer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rsidR="00CC4186" w:rsidRPr="00B4304A" w:rsidRDefault="00CC4186" w:rsidP="00E259F8">
      <w:pPr>
        <w:jc w:val="both"/>
        <w:rPr>
          <w:rFonts w:ascii="Candara" w:hAnsi="Candara"/>
          <w:lang w:val="en-GB"/>
        </w:rPr>
      </w:pPr>
      <w:r w:rsidRPr="00B4304A">
        <w:rPr>
          <w:rFonts w:ascii="Candara" w:hAnsi="Candara"/>
          <w:lang w:val="en-GB"/>
        </w:rPr>
        <w:t xml:space="preserve">The EASy-Producer user guide, the EASy-Producer </w:t>
      </w:r>
      <w:proofErr w:type="gramStart"/>
      <w:r w:rsidRPr="00B4304A">
        <w:rPr>
          <w:rFonts w:ascii="Candara" w:hAnsi="Candara"/>
          <w:lang w:val="en-GB"/>
        </w:rPr>
        <w:t>developers</w:t>
      </w:r>
      <w:proofErr w:type="gramEnd"/>
      <w:r w:rsidRPr="00B4304A">
        <w:rPr>
          <w:rFonts w:ascii="Candara" w:hAnsi="Candara"/>
          <w:lang w:val="en-GB"/>
        </w:rPr>
        <w:t xml:space="preserve"> guide, as well as the IVML and the VIL language specification are also available as PDFs o</w:t>
      </w:r>
      <w:r w:rsidR="00131067" w:rsidRPr="00B4304A">
        <w:rPr>
          <w:rFonts w:ascii="Candara" w:hAnsi="Candara"/>
          <w:lang w:val="en-GB"/>
        </w:rPr>
        <w:t xml:space="preserve">n the EASy-Producer update site: </w:t>
      </w:r>
      <w:r w:rsidR="003F42BA">
        <w:fldChar w:fldCharType="begin"/>
      </w:r>
      <w:r w:rsidR="003F42BA" w:rsidRPr="003F42BA">
        <w:rPr>
          <w:lang w:val="en-US"/>
          <w:rPrChange w:id="90" w:author="Holger Eichelberger" w:date="2018-01-08T16:59:00Z">
            <w:rPr/>
          </w:rPrChange>
        </w:rPr>
        <w:instrText>HYPERLINK "http://projects.sse.uni-hildesheim.de/easy/"</w:instrText>
      </w:r>
      <w:r w:rsidR="003F42BA">
        <w:fldChar w:fldCharType="separate"/>
      </w:r>
      <w:r w:rsidR="00131067" w:rsidRPr="00B4304A">
        <w:rPr>
          <w:rStyle w:val="Hyperlink"/>
          <w:rFonts w:ascii="Candara" w:hAnsi="Candara"/>
          <w:lang w:val="en-GB"/>
        </w:rPr>
        <w:t>http://projects.sse.uni-hildesheim.de/easy/</w:t>
      </w:r>
      <w:r w:rsidR="003F42BA">
        <w:fldChar w:fldCharType="end"/>
      </w:r>
      <w:r w:rsidR="00131067" w:rsidRPr="00B4304A">
        <w:rPr>
          <w:rFonts w:ascii="Candara" w:hAnsi="Candara"/>
          <w:lang w:val="en-GB"/>
        </w:rPr>
        <w:t xml:space="preserve"> </w:t>
      </w:r>
    </w:p>
    <w:p w:rsidR="00CC4186" w:rsidRPr="00B4304A" w:rsidRDefault="00CC4186" w:rsidP="00E259F8">
      <w:pPr>
        <w:jc w:val="both"/>
        <w:rPr>
          <w:rFonts w:ascii="Candara" w:hAnsi="Candara"/>
          <w:lang w:val="en-GB"/>
        </w:rPr>
      </w:pPr>
    </w:p>
    <w:p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rsidR="00053DCD" w:rsidRPr="00B4304A" w:rsidRDefault="00DE2038" w:rsidP="00040374">
      <w:pPr>
        <w:pStyle w:val="Heading1"/>
        <w:rPr>
          <w:lang w:val="en-GB"/>
        </w:rPr>
      </w:pPr>
      <w:bookmarkStart w:id="91" w:name="_Ref338255399"/>
      <w:bookmarkStart w:id="92" w:name="_Toc425144874"/>
      <w:r w:rsidRPr="00B4304A">
        <w:rPr>
          <w:lang w:val="en-GB"/>
        </w:rPr>
        <w:lastRenderedPageBreak/>
        <w:t>Getting Started</w:t>
      </w:r>
      <w:r w:rsidR="00BE36F1" w:rsidRPr="00B4304A">
        <w:rPr>
          <w:lang w:val="en-GB"/>
        </w:rPr>
        <w:t>: Product Line Engineering is EASy</w:t>
      </w:r>
      <w:bookmarkEnd w:id="91"/>
      <w:bookmarkEnd w:id="92"/>
    </w:p>
    <w:p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E242C1">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E242C1">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E242C1">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E242C1">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A85068" w:rsidRPr="00B4304A">
        <w:rPr>
          <w:lang w:val="en-GB"/>
        </w:rPr>
        <w:t>).</w:t>
      </w:r>
    </w:p>
    <w:p w:rsidR="009F7ED1" w:rsidRPr="00B4304A" w:rsidRDefault="009F7ED1" w:rsidP="00040374">
      <w:pPr>
        <w:pStyle w:val="Heading2"/>
        <w:rPr>
          <w:lang w:val="en-GB"/>
        </w:rPr>
      </w:pPr>
      <w:bookmarkStart w:id="94" w:name="_Ref338265603"/>
      <w:bookmarkStart w:id="95" w:name="_Toc425144875"/>
      <w:r w:rsidRPr="00B4304A">
        <w:rPr>
          <w:lang w:val="en-GB"/>
        </w:rPr>
        <w:t>Running Example</w:t>
      </w:r>
      <w:bookmarkEnd w:id="94"/>
      <w:bookmarkEnd w:id="95"/>
    </w:p>
    <w:p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E242C1">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00020D37"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w:t>
      </w:r>
      <w:proofErr w:type="gramStart"/>
      <w:r w:rsidRPr="00B4304A">
        <w:rPr>
          <w:lang w:val="en-GB"/>
        </w:rPr>
        <w:t xml:space="preserve">128 </w:t>
      </w:r>
      <w:proofErr w:type="spellStart"/>
      <w:r w:rsidRPr="00B4304A">
        <w:rPr>
          <w:lang w:val="en-GB"/>
        </w:rPr>
        <w:t>kBit</w:t>
      </w:r>
      <w:proofErr w:type="spellEnd"/>
      <w:r w:rsidRPr="00B4304A">
        <w:rPr>
          <w:lang w:val="en-GB"/>
        </w:rPr>
        <w:t>/s</w:t>
      </w:r>
      <w:proofErr w:type="gramEnd"/>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B4304A" w:rsidRDefault="009F7ED1" w:rsidP="00020D37">
      <w:pPr>
        <w:numPr>
          <w:ilvl w:val="0"/>
          <w:numId w:val="24"/>
        </w:numPr>
        <w:spacing w:after="120" w:line="240" w:lineRule="auto"/>
        <w:jc w:val="both"/>
        <w:rPr>
          <w:lang w:val="en-GB"/>
        </w:rPr>
      </w:pPr>
      <w:bookmarkStart w:id="99"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99"/>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rsidR="00E1757B" w:rsidRPr="00B4304A" w:rsidRDefault="00E1757B" w:rsidP="00040374">
      <w:pPr>
        <w:pStyle w:val="Heading2"/>
        <w:rPr>
          <w:lang w:val="en-GB"/>
        </w:rPr>
      </w:pPr>
      <w:bookmarkStart w:id="100" w:name="_Ref338265618"/>
      <w:bookmarkStart w:id="101" w:name="_Toc425144876"/>
      <w:r w:rsidRPr="00B4304A">
        <w:rPr>
          <w:lang w:val="en-GB"/>
        </w:rPr>
        <w:t>Defining a New Base Service Platform</w:t>
      </w:r>
      <w:bookmarkEnd w:id="100"/>
      <w:bookmarkEnd w:id="101"/>
    </w:p>
    <w:p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E242C1">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del w:id="102" w:author="Holger Eichelberger" w:date="2018-01-08T17:03:00Z">
        <w:r w:rsidRPr="00B4304A" w:rsidDel="00EA598E">
          <w:rPr>
            <w:b/>
            <w:lang w:val="en-GB"/>
          </w:rPr>
          <w:delText xml:space="preserve">New </w:delText>
        </w:r>
      </w:del>
      <w:r w:rsidRPr="00B4304A">
        <w:rPr>
          <w:b/>
          <w:lang w:val="en-GB"/>
        </w:rPr>
        <w:t xml:space="preserve">EASy-Producer </w:t>
      </w:r>
      <w:ins w:id="103" w:author="Holger Eichelberger" w:date="2018-01-08T17:03:00Z">
        <w:r w:rsidR="00EA598E">
          <w:rPr>
            <w:b/>
            <w:lang w:val="en-GB"/>
          </w:rPr>
          <w:t xml:space="preserve">Product Line </w:t>
        </w:r>
      </w:ins>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fldSimple w:instr=" REF _Ref334452729 \h  \* MERGEFORMAT ">
        <w:ins w:id="104" w:author="El-Sharkawy" w:date="2015-07-29T08:20:00Z">
          <w:r w:rsidR="003F42BA" w:rsidRPr="003F42BA">
            <w:rPr>
              <w:lang w:val="en-GB"/>
              <w:rPrChange w:id="105" w:author="El-Sharkawy" w:date="2015-07-29T08:20:00Z">
                <w:rPr>
                  <w:lang w:val="en-US"/>
                </w:rPr>
              </w:rPrChange>
            </w:rPr>
            <w:t>Figure 7</w:t>
          </w:r>
        </w:ins>
        <w:del w:id="106" w:author="El-Sharkawy" w:date="2015-07-29T08:20:00Z">
          <w:r w:rsidR="00A6585F" w:rsidRPr="00A6585F" w:rsidDel="00E242C1">
            <w:rPr>
              <w:lang w:val="en-GB"/>
            </w:rPr>
            <w:delText>Figure 7</w:delText>
          </w:r>
        </w:del>
      </w:fldSimple>
      <w:r w:rsidRPr="00B4304A">
        <w:rPr>
          <w:lang w:val="en-GB"/>
        </w:rPr>
        <w:t>.</w:t>
      </w:r>
    </w:p>
    <w:p w:rsidR="000F4772" w:rsidRPr="00B4304A" w:rsidRDefault="003F42BA" w:rsidP="007E5796">
      <w:pPr>
        <w:spacing w:after="0"/>
        <w:jc w:val="both"/>
        <w:rPr>
          <w:lang w:val="en-GB"/>
        </w:rPr>
      </w:pPr>
      <w:r w:rsidRPr="003F42BA">
        <w:rPr>
          <w:lang w:val="en-GB"/>
        </w:rPr>
      </w:r>
      <w:r>
        <w:rPr>
          <w:lang w:val="en-GB"/>
        </w:rPr>
        <w:pict>
          <v:shapetype id="_x0000_t202" coordsize="21600,21600" o:spt="202" path="m,l,21600r21600,l21600,xe">
            <v:stroke joinstyle="miter"/>
            <v:path gradientshapeok="t" o:connecttype="rect"/>
          </v:shapetype>
          <v:shape id="_x0000_s1096" type="#_x0000_t202" style="width:452.3pt;height:139pt;mso-position-horizontal-relative:char;mso-position-vertical-relative:line;mso-width-relative:margin;mso-height-relative:margin" strokecolor="white [3212]">
            <v:textbox style="mso-next-textbox:#_x0000_s1096" inset="0,0,0,0">
              <w:txbxContent>
                <w:p w:rsidR="00241015" w:rsidRDefault="00241015" w:rsidP="000F4772">
                  <w:pPr>
                    <w:keepNext/>
                    <w:spacing w:after="0"/>
                    <w:jc w:val="center"/>
                  </w:pPr>
                  <w:r>
                    <w:rPr>
                      <w:noProof/>
                      <w:lang w:eastAsia="de-DE"/>
                    </w:rPr>
                    <w:drawing>
                      <wp:inline distT="0" distB="0" distL="0" distR="0">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9"/>
                                <a:stretch>
                                  <a:fillRect/>
                                </a:stretch>
                              </pic:blipFill>
                              <pic:spPr>
                                <a:xfrm>
                                  <a:off x="0" y="0"/>
                                  <a:ext cx="5106701" cy="1491723"/>
                                </a:xfrm>
                                <a:prstGeom prst="rect">
                                  <a:avLst/>
                                </a:prstGeom>
                              </pic:spPr>
                            </pic:pic>
                          </a:graphicData>
                        </a:graphic>
                      </wp:inline>
                    </w:drawing>
                  </w:r>
                </w:p>
                <w:p w:rsidR="00241015" w:rsidRPr="00C51AD3" w:rsidRDefault="00241015" w:rsidP="007E5796">
                  <w:pPr>
                    <w:pStyle w:val="Caption"/>
                    <w:spacing w:after="0"/>
                    <w:jc w:val="center"/>
                    <w:rPr>
                      <w:lang w:val="en-US"/>
                    </w:rPr>
                  </w:pPr>
                  <w:bookmarkStart w:id="107" w:name="_Ref334452729"/>
                  <w:bookmarkStart w:id="108" w:name="_Ref334452724"/>
                  <w:bookmarkStart w:id="109" w:name="_Toc336621350"/>
                  <w:bookmarkStart w:id="110" w:name="_Toc336960414"/>
                  <w:r w:rsidRPr="000F4772">
                    <w:rPr>
                      <w:color w:val="auto"/>
                      <w:lang w:val="en-US"/>
                    </w:rPr>
                    <w:t xml:space="preserve">Figure </w:t>
                  </w:r>
                  <w:r w:rsidR="003F42BA" w:rsidRPr="000F4772">
                    <w:rPr>
                      <w:color w:val="auto"/>
                      <w:lang w:val="en-US"/>
                    </w:rPr>
                    <w:fldChar w:fldCharType="begin"/>
                  </w:r>
                  <w:r w:rsidRPr="000F4772">
                    <w:rPr>
                      <w:color w:val="auto"/>
                      <w:lang w:val="en-US"/>
                    </w:rPr>
                    <w:instrText xml:space="preserve"> SEQ Figure \* ARABIC </w:instrText>
                  </w:r>
                  <w:r w:rsidR="003F42BA" w:rsidRPr="000F4772">
                    <w:rPr>
                      <w:color w:val="auto"/>
                      <w:lang w:val="en-US"/>
                    </w:rPr>
                    <w:fldChar w:fldCharType="separate"/>
                  </w:r>
                  <w:r w:rsidR="00E242C1">
                    <w:rPr>
                      <w:noProof/>
                      <w:color w:val="auto"/>
                      <w:lang w:val="en-US"/>
                    </w:rPr>
                    <w:t>7</w:t>
                  </w:r>
                  <w:r w:rsidR="003F42BA" w:rsidRPr="000F4772">
                    <w:rPr>
                      <w:color w:val="auto"/>
                      <w:lang w:val="en-US"/>
                    </w:rPr>
                    <w:fldChar w:fldCharType="end"/>
                  </w:r>
                  <w:bookmarkEnd w:id="107"/>
                  <w:r w:rsidRPr="000F4772">
                    <w:rPr>
                      <w:color w:val="auto"/>
                      <w:lang w:val="en-US"/>
                    </w:rPr>
                    <w:t xml:space="preserve">: </w:t>
                  </w:r>
                  <w:r>
                    <w:rPr>
                      <w:color w:val="auto"/>
                      <w:lang w:val="en-US"/>
                    </w:rPr>
                    <w:t>Running Example – The Product Line Editor</w:t>
                  </w:r>
                  <w:r w:rsidRPr="000F4772">
                    <w:rPr>
                      <w:color w:val="auto"/>
                      <w:lang w:val="en-US"/>
                    </w:rPr>
                    <w:t>.</w:t>
                  </w:r>
                  <w:bookmarkEnd w:id="108"/>
                  <w:bookmarkEnd w:id="109"/>
                  <w:bookmarkEnd w:id="110"/>
                </w:p>
              </w:txbxContent>
            </v:textbox>
            <w10:wrap type="none"/>
            <w10:anchorlock/>
          </v:shape>
        </w:pict>
      </w:r>
    </w:p>
    <w:p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fldSimple w:instr=" REF _Ref334452729 \h  \* MERGEFORMAT ">
        <w:ins w:id="111" w:author="El-Sharkawy" w:date="2015-07-29T08:20:00Z">
          <w:r w:rsidR="003F42BA" w:rsidRPr="003F42BA">
            <w:rPr>
              <w:lang w:val="en-GB"/>
              <w:rPrChange w:id="112" w:author="El-Sharkawy" w:date="2015-07-29T08:20:00Z">
                <w:rPr>
                  <w:lang w:val="en-US"/>
                </w:rPr>
              </w:rPrChange>
            </w:rPr>
            <w:t>Figure 7</w:t>
          </w:r>
        </w:ins>
        <w:del w:id="113" w:author="El-Sharkawy" w:date="2015-07-29T08:20:00Z">
          <w:r w:rsidR="00A6585F" w:rsidRPr="00A6585F" w:rsidDel="00E242C1">
            <w:rPr>
              <w:lang w:val="en-GB"/>
            </w:rPr>
            <w:delText>Figure 7</w:delText>
          </w:r>
        </w:del>
      </w:fldSimple>
      <w:r w:rsidRPr="00B4304A">
        <w:rPr>
          <w:lang w:val="en-GB"/>
        </w:rPr>
        <w:t>. For this purpose, the configuration space (variability model) and the implementation space (variability implementation) must be defined. We will describe both definitions in detail in the next two sections.</w:t>
      </w:r>
    </w:p>
    <w:p w:rsidR="00E1757B" w:rsidRPr="00B4304A" w:rsidRDefault="00E1757B" w:rsidP="00E1757B">
      <w:pPr>
        <w:pStyle w:val="Heading3"/>
        <w:rPr>
          <w:lang w:val="en-GB"/>
        </w:rPr>
      </w:pPr>
      <w:bookmarkStart w:id="114" w:name="_Ref338318040"/>
      <w:bookmarkStart w:id="115" w:name="_Toc425144877"/>
      <w:r w:rsidRPr="00B4304A">
        <w:rPr>
          <w:lang w:val="en-GB"/>
        </w:rPr>
        <w:t>Configuration Space Definition</w:t>
      </w:r>
      <w:bookmarkEnd w:id="114"/>
      <w:bookmarkEnd w:id="115"/>
    </w:p>
    <w:p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fldSimple w:instr=" REF _Ref334453876 \h  \* MERGEFORMAT ">
        <w:ins w:id="116" w:author="El-Sharkawy" w:date="2015-07-29T08:20:00Z">
          <w:r w:rsidR="003F42BA" w:rsidRPr="003F42BA">
            <w:rPr>
              <w:lang w:val="en-GB"/>
              <w:rPrChange w:id="117" w:author="El-Sharkawy" w:date="2015-07-29T08:20:00Z">
                <w:rPr>
                  <w:lang w:val="en-US"/>
                </w:rPr>
              </w:rPrChange>
            </w:rPr>
            <w:t>Figure 8</w:t>
          </w:r>
        </w:ins>
        <w:del w:id="118" w:author="El-Sharkawy" w:date="2015-07-29T08:20:00Z">
          <w:r w:rsidR="00A6585F" w:rsidRPr="00A6585F" w:rsidDel="00E242C1">
            <w:rPr>
              <w:lang w:val="en-GB"/>
            </w:rPr>
            <w:delText>Figure 8</w:delText>
          </w:r>
        </w:del>
      </w:fldSimple>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B4304A" w:rsidRDefault="003F42BA" w:rsidP="0022484E">
      <w:pPr>
        <w:spacing w:after="0"/>
        <w:jc w:val="both"/>
        <w:rPr>
          <w:lang w:val="en-GB"/>
        </w:rPr>
      </w:pPr>
      <w:r w:rsidRPr="003F42BA">
        <w:rPr>
          <w:lang w:val="en-GB"/>
        </w:rPr>
      </w:r>
      <w:r>
        <w:rPr>
          <w:lang w:val="en-GB"/>
        </w:rPr>
        <w:pict>
          <v:shape id="_x0000_s1095" type="#_x0000_t202" style="width:456.4pt;height:111.35pt;mso-position-horizontal-relative:char;mso-position-vertical-relative:line;mso-width-relative:margin;mso-height-relative:margin" strokecolor="white [3212]">
            <v:textbox style="mso-next-textbox:#_x0000_s1095" inset="0,0,0,0">
              <w:txbxContent>
                <w:p w:rsidR="00241015" w:rsidRDefault="00241015" w:rsidP="0022484E">
                  <w:pPr>
                    <w:keepNext/>
                    <w:spacing w:after="0"/>
                    <w:jc w:val="center"/>
                  </w:pPr>
                  <w:r>
                    <w:rPr>
                      <w:noProof/>
                      <w:lang w:eastAsia="de-DE"/>
                    </w:rPr>
                    <w:drawing>
                      <wp:inline distT="0" distB="0" distL="0" distR="0">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0"/>
                                <a:stretch>
                                  <a:fillRect/>
                                </a:stretch>
                              </pic:blipFill>
                              <pic:spPr>
                                <a:xfrm>
                                  <a:off x="0" y="0"/>
                                  <a:ext cx="5079535" cy="1230992"/>
                                </a:xfrm>
                                <a:prstGeom prst="rect">
                                  <a:avLst/>
                                </a:prstGeom>
                              </pic:spPr>
                            </pic:pic>
                          </a:graphicData>
                        </a:graphic>
                      </wp:inline>
                    </w:drawing>
                  </w:r>
                </w:p>
                <w:p w:rsidR="00241015" w:rsidRPr="00CF3FB4" w:rsidRDefault="00241015" w:rsidP="007E5796">
                  <w:pPr>
                    <w:pStyle w:val="Caption"/>
                    <w:jc w:val="center"/>
                    <w:rPr>
                      <w:lang w:val="en-US"/>
                    </w:rPr>
                  </w:pPr>
                  <w:bookmarkStart w:id="119" w:name="_Ref334453876"/>
                  <w:bookmarkStart w:id="120" w:name="_Toc336621351"/>
                  <w:bookmarkStart w:id="121" w:name="_Toc336960415"/>
                  <w:r w:rsidRPr="004A643E">
                    <w:rPr>
                      <w:lang w:val="en-US"/>
                    </w:rPr>
                    <w:t xml:space="preserve">Figure </w:t>
                  </w:r>
                  <w:r w:rsidR="003F42BA">
                    <w:fldChar w:fldCharType="begin"/>
                  </w:r>
                  <w:r w:rsidRPr="004A643E">
                    <w:rPr>
                      <w:lang w:val="en-US"/>
                    </w:rPr>
                    <w:instrText xml:space="preserve"> SEQ Figure \* ARABIC </w:instrText>
                  </w:r>
                  <w:r w:rsidR="003F42BA">
                    <w:fldChar w:fldCharType="separate"/>
                  </w:r>
                  <w:r w:rsidR="00E242C1">
                    <w:rPr>
                      <w:noProof/>
                      <w:lang w:val="en-US"/>
                    </w:rPr>
                    <w:t>8</w:t>
                  </w:r>
                  <w:r w:rsidR="003F42BA">
                    <w:fldChar w:fldCharType="end"/>
                  </w:r>
                  <w:bookmarkEnd w:id="119"/>
                  <w:r w:rsidRPr="004A643E">
                    <w:rPr>
                      <w:lang w:val="en-US"/>
                    </w:rPr>
                    <w:t xml:space="preserve">: </w:t>
                  </w:r>
                  <w:bookmarkEnd w:id="120"/>
                  <w:bookmarkEnd w:id="121"/>
                  <w:r>
                    <w:rPr>
                      <w:lang w:val="en-US"/>
                    </w:rPr>
                    <w:t>Running Example – The IVML Editor.</w:t>
                  </w:r>
                </w:p>
                <w:p w:rsidR="00241015" w:rsidRPr="00C51AD3" w:rsidRDefault="00241015" w:rsidP="007E5796">
                  <w:pPr>
                    <w:rPr>
                      <w:lang w:val="en-US"/>
                    </w:rPr>
                  </w:pPr>
                </w:p>
              </w:txbxContent>
            </v:textbox>
            <w10:wrap type="none"/>
            <w10:anchorlock/>
          </v:shape>
        </w:pict>
      </w:r>
    </w:p>
    <w:p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fldSimple w:instr=" REF _Ref334513976 \h  \* MERGEFORMAT ">
        <w:ins w:id="122" w:author="El-Sharkawy" w:date="2015-07-29T08:20:00Z">
          <w:r w:rsidR="003F42BA" w:rsidRPr="003F42BA">
            <w:rPr>
              <w:lang w:val="en-GB"/>
              <w:rPrChange w:id="123" w:author="El-Sharkawy" w:date="2015-07-29T08:20:00Z">
                <w:rPr>
                  <w:lang w:val="en-US"/>
                </w:rPr>
              </w:rPrChange>
            </w:rPr>
            <w:t>Figure 9</w:t>
          </w:r>
        </w:ins>
        <w:del w:id="124" w:author="El-Sharkawy" w:date="2015-07-29T08:20:00Z">
          <w:r w:rsidR="00A6585F" w:rsidRPr="00A6585F" w:rsidDel="00E242C1">
            <w:rPr>
              <w:lang w:val="en-GB"/>
            </w:rPr>
            <w:delText>Figure 9</w:delText>
          </w:r>
        </w:del>
      </w:fldSimple>
      <w:r w:rsidRPr="00B4304A">
        <w:rPr>
          <w:lang w:val="en-GB"/>
        </w:rPr>
        <w:t xml:space="preserve"> shows a snippet of the variability model</w:t>
      </w:r>
      <w:del w:id="125" w:author="El-Sharkawy" w:date="2015-07-29T08:19:00Z">
        <w:r w:rsidRPr="00B4304A" w:rsidDel="00A6585F">
          <w:rPr>
            <w:lang w:val="en-GB"/>
          </w:rPr>
          <w:delText xml:space="preserve"> (</w:delText>
        </w:r>
        <w:r w:rsidR="00632FC3" w:rsidRPr="00B4304A" w:rsidDel="00A6585F">
          <w:rPr>
            <w:lang w:val="en-GB"/>
          </w:rPr>
          <w:delText xml:space="preserve">the complete model can be found in the appendix </w:delText>
        </w:r>
        <w:r w:rsidR="003F42BA" w:rsidRPr="00B4304A" w:rsidDel="00A6585F">
          <w:rPr>
            <w:lang w:val="en-GB"/>
          </w:rPr>
          <w:fldChar w:fldCharType="begin"/>
        </w:r>
        <w:r w:rsidR="000F0522" w:rsidRPr="00B4304A" w:rsidDel="00A6585F">
          <w:rPr>
            <w:lang w:val="en-GB"/>
          </w:rPr>
          <w:delInstrText xml:space="preserve"> REF _Ref338664499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Pr="00B4304A" w:rsidDel="00A6585F">
          <w:rPr>
            <w:lang w:val="en-GB"/>
          </w:rPr>
          <w:delText>)</w:delText>
        </w:r>
      </w:del>
      <w:r w:rsidRPr="00B4304A">
        <w:rPr>
          <w:lang w:val="en-GB"/>
        </w:rPr>
        <w:t xml:space="preserve">. First, we define several enumerations that represent the different content types, container types, etc., which an application may support in general (lines </w:t>
      </w:r>
      <w:del w:id="126" w:author="Holger Eichelberger" w:date="2018-01-08T17:05:00Z">
        <w:r w:rsidRPr="00B4304A" w:rsidDel="008E5DF9">
          <w:rPr>
            <w:lang w:val="en-GB"/>
          </w:rPr>
          <w:delText>5</w:delText>
        </w:r>
      </w:del>
      <w:ins w:id="127" w:author="Holger Eichelberger" w:date="2018-01-08T17:05:00Z">
        <w:r w:rsidR="008E5DF9">
          <w:rPr>
            <w:lang w:val="en-GB"/>
          </w:rPr>
          <w:t>4</w:t>
        </w:r>
      </w:ins>
      <w:r w:rsidRPr="00B4304A">
        <w:rPr>
          <w:lang w:val="en-GB"/>
        </w:rPr>
        <w:t>-</w:t>
      </w:r>
      <w:del w:id="128" w:author="Holger Eichelberger" w:date="2018-01-08T17:05:00Z">
        <w:r w:rsidRPr="00B4304A" w:rsidDel="008E5DF9">
          <w:rPr>
            <w:lang w:val="en-GB"/>
          </w:rPr>
          <w:delText>8</w:delText>
        </w:r>
      </w:del>
      <w:ins w:id="129" w:author="Holger Eichelberger" w:date="2018-01-08T17:05:00Z">
        <w:r w:rsidR="008E5DF9">
          <w:rPr>
            <w:lang w:val="en-GB"/>
          </w:rPr>
          <w:t>7</w:t>
        </w:r>
      </w:ins>
      <w:r w:rsidRPr="00B4304A">
        <w:rPr>
          <w:lang w:val="en-GB"/>
        </w:rPr>
        <w:t xml:space="preserve">). These enumerations are the basis for specifying the type, for example, of a specific content (lines </w:t>
      </w:r>
      <w:del w:id="130" w:author="Holger Eichelberger" w:date="2018-01-08T17:05:00Z">
        <w:r w:rsidRPr="00B4304A" w:rsidDel="008E5DF9">
          <w:rPr>
            <w:lang w:val="en-GB"/>
          </w:rPr>
          <w:delText>10</w:delText>
        </w:r>
      </w:del>
      <w:ins w:id="131" w:author="Holger Eichelberger" w:date="2018-01-08T17:05:00Z">
        <w:r w:rsidR="008E5DF9" w:rsidRPr="00B4304A">
          <w:rPr>
            <w:lang w:val="en-GB"/>
          </w:rPr>
          <w:t>1</w:t>
        </w:r>
        <w:r w:rsidR="008E5DF9">
          <w:rPr>
            <w:lang w:val="en-GB"/>
          </w:rPr>
          <w:t>8</w:t>
        </w:r>
      </w:ins>
      <w:r w:rsidRPr="00B4304A">
        <w:rPr>
          <w:lang w:val="en-GB"/>
        </w:rPr>
        <w:t>-</w:t>
      </w:r>
      <w:del w:id="132" w:author="Holger Eichelberger" w:date="2018-01-08T17:05:00Z">
        <w:r w:rsidRPr="00B4304A" w:rsidDel="008E5DF9">
          <w:rPr>
            <w:lang w:val="en-GB"/>
          </w:rPr>
          <w:delText>12</w:delText>
        </w:r>
      </w:del>
      <w:ins w:id="133" w:author="Holger Eichelberger" w:date="2018-01-08T17:05:00Z">
        <w:r w:rsidR="008E5DF9" w:rsidRPr="00B4304A">
          <w:rPr>
            <w:lang w:val="en-GB"/>
          </w:rPr>
          <w:t>1</w:t>
        </w:r>
        <w:r w:rsidR="008E5DF9">
          <w:rPr>
            <w:lang w:val="en-GB"/>
          </w:rPr>
          <w:t>0</w:t>
        </w:r>
      </w:ins>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del w:id="134" w:author="Holger Eichelberger" w:date="2018-01-08T17:05:00Z">
        <w:r w:rsidRPr="00B4304A" w:rsidDel="008E5DF9">
          <w:rPr>
            <w:lang w:val="en-GB"/>
          </w:rPr>
          <w:delText>14</w:delText>
        </w:r>
      </w:del>
      <w:ins w:id="135" w:author="Holger Eichelberger" w:date="2018-01-08T17:05:00Z">
        <w:r w:rsidR="008E5DF9" w:rsidRPr="00B4304A">
          <w:rPr>
            <w:lang w:val="en-GB"/>
          </w:rPr>
          <w:t>1</w:t>
        </w:r>
        <w:r w:rsidR="008E5DF9">
          <w:rPr>
            <w:lang w:val="en-GB"/>
          </w:rPr>
          <w:t>2</w:t>
        </w:r>
      </w:ins>
      <w:r w:rsidRPr="00B4304A">
        <w:rPr>
          <w:lang w:val="en-GB"/>
        </w:rPr>
        <w:t>-</w:t>
      </w:r>
      <w:del w:id="136" w:author="Holger Eichelberger" w:date="2018-01-08T17:05:00Z">
        <w:r w:rsidRPr="00B4304A" w:rsidDel="008E5DF9">
          <w:rPr>
            <w:lang w:val="en-GB"/>
          </w:rPr>
          <w:delText>27</w:delText>
        </w:r>
      </w:del>
      <w:ins w:id="137" w:author="Holger Eichelberger" w:date="2018-01-08T17:05:00Z">
        <w:r w:rsidR="008E5DF9" w:rsidRPr="00B4304A">
          <w:rPr>
            <w:lang w:val="en-GB"/>
          </w:rPr>
          <w:t>2</w:t>
        </w:r>
        <w:r w:rsidR="008E5DF9">
          <w:rPr>
            <w:lang w:val="en-GB"/>
          </w:rPr>
          <w:t>5</w:t>
        </w:r>
      </w:ins>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E242C1">
        <w:rPr>
          <w:lang w:val="en-GB"/>
        </w:rPr>
        <w:t>4.1</w:t>
      </w:r>
      <w:r w:rsidR="003F42BA" w:rsidRPr="00B4304A">
        <w:rPr>
          <w:lang w:val="en-GB"/>
        </w:rPr>
        <w:fldChar w:fldCharType="end"/>
      </w:r>
      <w:r w:rsidRPr="00B4304A">
        <w:rPr>
          <w:lang w:val="en-GB"/>
        </w:rPr>
        <w:t xml:space="preserve">). As indicated in the outline on the right side of </w:t>
      </w:r>
      <w:fldSimple w:instr=" REF _Ref334513976 \h  \* MERGEFORMAT ">
        <w:ins w:id="138" w:author="El-Sharkawy" w:date="2015-07-29T08:20:00Z">
          <w:r w:rsidR="003F42BA" w:rsidRPr="003F42BA">
            <w:rPr>
              <w:lang w:val="en-GB"/>
              <w:rPrChange w:id="139" w:author="El-Sharkawy" w:date="2015-07-29T08:20:00Z">
                <w:rPr>
                  <w:lang w:val="en-US"/>
                </w:rPr>
              </w:rPrChange>
            </w:rPr>
            <w:t>Figure 9</w:t>
          </w:r>
        </w:ins>
        <w:del w:id="140" w:author="El-Sharkawy" w:date="2015-07-29T08:20:00Z">
          <w:r w:rsidR="00A6585F" w:rsidRPr="00A6585F" w:rsidDel="00E242C1">
            <w:rPr>
              <w:lang w:val="en-GB"/>
            </w:rPr>
            <w:delText>Figure 9</w:delText>
          </w:r>
        </w:del>
      </w:fldSimple>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w:t>
      </w:r>
    </w:p>
    <w:p w:rsidR="007E5796" w:rsidRPr="00B4304A" w:rsidRDefault="003F42BA" w:rsidP="001308F9">
      <w:pPr>
        <w:spacing w:after="0"/>
        <w:jc w:val="both"/>
        <w:rPr>
          <w:lang w:val="en-GB"/>
        </w:rPr>
      </w:pPr>
      <w:r w:rsidRPr="003F42BA">
        <w:rPr>
          <w:lang w:val="en-GB"/>
        </w:rPr>
      </w:r>
      <w:r>
        <w:rPr>
          <w:lang w:val="en-GB"/>
        </w:rPr>
        <w:pict>
          <v:shape id="_x0000_s1094" type="#_x0000_t202" style="width:455.15pt;height:278.45pt;mso-position-horizontal-relative:char;mso-position-vertical-relative:line;mso-width-relative:margin;mso-height-relative:margin" strokecolor="white [3212]">
            <v:textbox style="mso-next-textbox:#_x0000_s1094" inset="0,0,0,0">
              <w:txbxContent>
                <w:p w:rsidR="00241015" w:rsidRDefault="00241015" w:rsidP="007E5796">
                  <w:pPr>
                    <w:keepNext/>
                    <w:spacing w:after="0"/>
                    <w:jc w:val="center"/>
                  </w:pPr>
                  <w:r>
                    <w:rPr>
                      <w:noProof/>
                      <w:lang w:eastAsia="de-DE"/>
                    </w:rPr>
                    <w:drawing>
                      <wp:inline distT="0" distB="0" distL="0" distR="0">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1"/>
                                <a:stretch>
                                  <a:fillRect/>
                                </a:stretch>
                              </pic:blipFill>
                              <pic:spPr>
                                <a:xfrm>
                                  <a:off x="0" y="0"/>
                                  <a:ext cx="5092776" cy="3279772"/>
                                </a:xfrm>
                                <a:prstGeom prst="rect">
                                  <a:avLst/>
                                </a:prstGeom>
                              </pic:spPr>
                            </pic:pic>
                          </a:graphicData>
                        </a:graphic>
                      </wp:inline>
                    </w:drawing>
                  </w:r>
                </w:p>
                <w:p w:rsidR="00241015" w:rsidRPr="007E5796" w:rsidRDefault="00241015" w:rsidP="007E5796">
                  <w:pPr>
                    <w:pStyle w:val="Caption"/>
                    <w:spacing w:after="0"/>
                    <w:jc w:val="center"/>
                    <w:rPr>
                      <w:lang w:val="en-US"/>
                    </w:rPr>
                  </w:pPr>
                  <w:bookmarkStart w:id="141" w:name="_Ref334513976"/>
                  <w:bookmarkStart w:id="142" w:name="_Toc336621352"/>
                  <w:bookmarkStart w:id="143" w:name="_Toc336960416"/>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9</w:t>
                  </w:r>
                  <w:r w:rsidR="003F42BA">
                    <w:fldChar w:fldCharType="end"/>
                  </w:r>
                  <w:bookmarkEnd w:id="141"/>
                  <w:r w:rsidRPr="00CF3FB4">
                    <w:rPr>
                      <w:lang w:val="en-US"/>
                    </w:rPr>
                    <w:t xml:space="preserve">: </w:t>
                  </w:r>
                  <w:r>
                    <w:rPr>
                      <w:lang w:val="en-US"/>
                    </w:rPr>
                    <w:t>Running Example – The Variability Model (snippet)</w:t>
                  </w:r>
                  <w:r w:rsidRPr="00CF3FB4">
                    <w:rPr>
                      <w:lang w:val="en-US"/>
                    </w:rPr>
                    <w:t>.</w:t>
                  </w:r>
                  <w:bookmarkEnd w:id="142"/>
                  <w:bookmarkEnd w:id="143"/>
                </w:p>
              </w:txbxContent>
            </v:textbox>
            <w10:wrap type="none"/>
            <w10:anchorlock/>
          </v:shape>
        </w:pict>
      </w:r>
    </w:p>
    <w:p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w:t>
      </w:r>
      <w:r w:rsidRPr="00B4304A">
        <w:rPr>
          <w:lang w:val="en-GB"/>
        </w:rPr>
        <w:lastRenderedPageBreak/>
        <w:t xml:space="preserve">to create a new text-file in the </w:t>
      </w:r>
      <w:r w:rsidRPr="00B4304A">
        <w:rPr>
          <w:b/>
          <w:lang w:val="en-GB"/>
        </w:rPr>
        <w:t>EASy-folder</w:t>
      </w:r>
      <w:r w:rsidRPr="00B4304A">
        <w:rPr>
          <w:lang w:val="en-GB"/>
        </w:rPr>
        <w:t xml:space="preserve"> of the product line project. For this purpose, right-click 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w:t>
      </w:r>
      <w:proofErr w:type="gramStart"/>
      <w:r w:rsidRPr="00B4304A">
        <w:rPr>
          <w:lang w:val="en-GB"/>
        </w:rPr>
        <w:t>::”</w:t>
      </w:r>
      <w:proofErr w:type="gramEnd"/>
      <w:r w:rsidRPr="00B4304A">
        <w:rPr>
          <w:lang w:val="en-GB"/>
        </w:rPr>
        <w:t>, the name of the decision variable for which we want to define the comment, and an equal-sign (“=”). The actual comment is defined in plain text after the “=”.</w:t>
      </w:r>
    </w:p>
    <w:p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44" w:author="El-Sharkawy" w:date="2015-07-29T08:20:00Z">
        <w:r w:rsidR="00E242C1" w:rsidRPr="00CF3FB4">
          <w:rPr>
            <w:lang w:val="en-US"/>
          </w:rPr>
          <w:t xml:space="preserve">Figure </w:t>
        </w:r>
        <w:r w:rsidR="00E242C1">
          <w:rPr>
            <w:noProof/>
            <w:lang w:val="en-US"/>
          </w:rPr>
          <w:t>10</w:t>
        </w:r>
      </w:ins>
      <w:del w:id="145"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46" w:author="El-Sharkawy" w:date="2015-07-29T08:20:00Z">
        <w:r w:rsidR="00E242C1" w:rsidRPr="00CF3FB4">
          <w:rPr>
            <w:lang w:val="en-US"/>
          </w:rPr>
          <w:t xml:space="preserve">Figure </w:t>
        </w:r>
        <w:r w:rsidR="00E242C1">
          <w:rPr>
            <w:noProof/>
            <w:lang w:val="en-US"/>
          </w:rPr>
          <w:t>10</w:t>
        </w:r>
      </w:ins>
      <w:del w:id="147"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48" w:author="El-Sharkawy" w:date="2015-07-29T08:20:00Z">
        <w:r w:rsidR="00E242C1" w:rsidRPr="00CF3FB4">
          <w:rPr>
            <w:lang w:val="en-US"/>
          </w:rPr>
          <w:t xml:space="preserve">Figure </w:t>
        </w:r>
        <w:r w:rsidR="00E242C1">
          <w:rPr>
            <w:noProof/>
            <w:lang w:val="en-US"/>
          </w:rPr>
          <w:t>10</w:t>
        </w:r>
      </w:ins>
      <w:del w:id="149"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b)).</w:t>
      </w:r>
    </w:p>
    <w:p w:rsidR="00E51F13" w:rsidRPr="00B4304A" w:rsidRDefault="003F42BA" w:rsidP="00E51F13">
      <w:pPr>
        <w:jc w:val="both"/>
        <w:rPr>
          <w:lang w:val="en-GB"/>
        </w:rPr>
      </w:pPr>
      <w:r w:rsidRPr="003F42BA">
        <w:rPr>
          <w:lang w:val="en-GB"/>
        </w:rPr>
      </w:r>
      <w:r>
        <w:rPr>
          <w:lang w:val="en-GB"/>
        </w:rPr>
        <w:pict>
          <v:shape id="_x0000_s1093" type="#_x0000_t202" style="width:455.15pt;height:220.65pt;mso-position-horizontal-relative:char;mso-position-vertical-relative:line;mso-width-relative:margin;mso-height-relative:margin" strokecolor="white [3212]">
            <v:textbox style="mso-next-textbox:#_x0000_s1093" inset="0,0,0,0">
              <w:txbxContent>
                <w:p w:rsidR="00241015" w:rsidRDefault="00241015" w:rsidP="00E51F13">
                  <w:pPr>
                    <w:keepNext/>
                    <w:spacing w:after="0"/>
                    <w:jc w:val="center"/>
                    <w:rPr>
                      <w:noProof/>
                      <w:lang w:eastAsia="de-DE"/>
                    </w:rPr>
                  </w:pPr>
                  <w:r>
                    <w:rPr>
                      <w:noProof/>
                      <w:lang w:eastAsia="de-DE"/>
                    </w:rPr>
                    <w:drawing>
                      <wp:inline distT="0" distB="0" distL="0" distR="0">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2"/>
                                <a:stretch>
                                  <a:fillRect/>
                                </a:stretch>
                              </pic:blipFill>
                              <pic:spPr>
                                <a:xfrm>
                                  <a:off x="0" y="0"/>
                                  <a:ext cx="5699760" cy="1233856"/>
                                </a:xfrm>
                                <a:prstGeom prst="rect">
                                  <a:avLst/>
                                </a:prstGeom>
                              </pic:spPr>
                            </pic:pic>
                          </a:graphicData>
                        </a:graphic>
                      </wp:inline>
                    </w:drawing>
                  </w:r>
                </w:p>
                <w:p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241015" w:rsidRPr="00E51F13" w:rsidRDefault="00241015" w:rsidP="00E51F13">
                  <w:pPr>
                    <w:keepNext/>
                    <w:spacing w:after="0"/>
                    <w:jc w:val="center"/>
                    <w:rPr>
                      <w:noProof/>
                      <w:lang w:val="en-US" w:eastAsia="de-DE"/>
                    </w:rPr>
                  </w:pPr>
                  <w:r>
                    <w:rPr>
                      <w:noProof/>
                      <w:lang w:eastAsia="de-DE"/>
                    </w:rPr>
                    <w:drawing>
                      <wp:inline distT="0" distB="0" distL="0" distR="0">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3"/>
                                <a:stretch>
                                  <a:fillRect/>
                                </a:stretch>
                              </pic:blipFill>
                              <pic:spPr>
                                <a:xfrm>
                                  <a:off x="0" y="0"/>
                                  <a:ext cx="5692521" cy="625412"/>
                                </a:xfrm>
                                <a:prstGeom prst="rect">
                                  <a:avLst/>
                                </a:prstGeom>
                              </pic:spPr>
                            </pic:pic>
                          </a:graphicData>
                        </a:graphic>
                      </wp:inline>
                    </w:drawing>
                  </w:r>
                </w:p>
                <w:p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241015" w:rsidRPr="00887F6C" w:rsidRDefault="00241015" w:rsidP="00E51F13">
                  <w:pPr>
                    <w:keepNext/>
                    <w:spacing w:after="0"/>
                    <w:jc w:val="center"/>
                    <w:rPr>
                      <w:noProof/>
                      <w:sz w:val="18"/>
                      <w:szCs w:val="18"/>
                      <w:lang w:val="en-US" w:eastAsia="de-DE"/>
                    </w:rPr>
                  </w:pPr>
                </w:p>
                <w:p w:rsidR="00241015" w:rsidRPr="007E5796" w:rsidRDefault="00241015" w:rsidP="00E51F13">
                  <w:pPr>
                    <w:pStyle w:val="Caption"/>
                    <w:spacing w:after="0"/>
                    <w:jc w:val="center"/>
                    <w:rPr>
                      <w:lang w:val="en-US"/>
                    </w:rPr>
                  </w:pPr>
                  <w:bookmarkStart w:id="150" w:name="_Ref36864299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10</w:t>
                  </w:r>
                  <w:r w:rsidR="003F42BA">
                    <w:fldChar w:fldCharType="end"/>
                  </w:r>
                  <w:bookmarkEnd w:id="150"/>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rsidR="00E1757B" w:rsidRPr="00B4304A" w:rsidRDefault="00E1757B" w:rsidP="00E1757B">
      <w:pPr>
        <w:pStyle w:val="Heading3"/>
        <w:rPr>
          <w:lang w:val="en-GB"/>
        </w:rPr>
      </w:pPr>
      <w:bookmarkStart w:id="151" w:name="_Ref338321807"/>
      <w:bookmarkStart w:id="152" w:name="_Toc425144878"/>
      <w:r w:rsidRPr="00B4304A">
        <w:rPr>
          <w:lang w:val="en-GB"/>
        </w:rPr>
        <w:t>Implementation Space Definition</w:t>
      </w:r>
      <w:bookmarkEnd w:id="151"/>
      <w:bookmarkEnd w:id="152"/>
    </w:p>
    <w:p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A detailed discussion on the concept of instantiators in EASy-</w:t>
      </w:r>
      <w:r w:rsidR="009453B4" w:rsidRPr="00B4304A">
        <w:rPr>
          <w:lang w:val="en-GB"/>
        </w:rPr>
        <w:lastRenderedPageBreak/>
        <w:t xml:space="preserve">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53" w:author="El-Sharkawy" w:date="2015-07-29T08:20:00Z">
        <w:r w:rsidR="00E242C1" w:rsidRPr="00CF3FB4">
          <w:rPr>
            <w:lang w:val="en-US"/>
          </w:rPr>
          <w:t xml:space="preserve">Figure </w:t>
        </w:r>
        <w:r w:rsidR="00E242C1">
          <w:rPr>
            <w:noProof/>
            <w:lang w:val="en-US"/>
          </w:rPr>
          <w:t>11</w:t>
        </w:r>
      </w:ins>
      <w:del w:id="154" w:author="El-Sharkawy" w:date="2015-07-29T08:20:00Z">
        <w:r w:rsidR="00A6585F" w:rsidRPr="00CF3FB4" w:rsidDel="00E242C1">
          <w:rPr>
            <w:lang w:val="en-US"/>
          </w:rPr>
          <w:delText xml:space="preserve">Figure </w:delText>
        </w:r>
        <w:r w:rsidR="00A6585F" w:rsidDel="00E242C1">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55" w:author="El-Sharkawy" w:date="2015-07-29T08:20:00Z">
        <w:r w:rsidR="00E242C1" w:rsidRPr="00CF3FB4">
          <w:rPr>
            <w:lang w:val="en-US"/>
          </w:rPr>
          <w:t xml:space="preserve">Figure </w:t>
        </w:r>
        <w:r w:rsidR="00E242C1">
          <w:rPr>
            <w:noProof/>
            <w:lang w:val="en-US"/>
          </w:rPr>
          <w:t>11</w:t>
        </w:r>
      </w:ins>
      <w:del w:id="156" w:author="El-Sharkawy" w:date="2015-07-29T08:20:00Z">
        <w:r w:rsidR="00A6585F" w:rsidRPr="00CF3FB4" w:rsidDel="00E242C1">
          <w:rPr>
            <w:lang w:val="en-US"/>
          </w:rPr>
          <w:delText xml:space="preserve">Figure </w:delText>
        </w:r>
        <w:r w:rsidR="00A6585F" w:rsidDel="00E242C1">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157" w:author="El-Sharkawy" w:date="2015-07-29T08:20:00Z">
        <w:r w:rsidR="00E242C1" w:rsidRPr="00CF3FB4">
          <w:rPr>
            <w:lang w:val="en-US"/>
          </w:rPr>
          <w:t xml:space="preserve">Figure </w:t>
        </w:r>
        <w:r w:rsidR="00E242C1">
          <w:rPr>
            <w:noProof/>
            <w:lang w:val="en-US"/>
          </w:rPr>
          <w:t>9</w:t>
        </w:r>
      </w:ins>
      <w:del w:id="158" w:author="El-Sharkawy" w:date="2015-07-29T08:20:00Z">
        <w:r w:rsidR="00A6585F" w:rsidRPr="00CF3FB4" w:rsidDel="00E242C1">
          <w:rPr>
            <w:lang w:val="en-US"/>
          </w:rPr>
          <w:delText xml:space="preserve">Figure </w:delText>
        </w:r>
        <w:r w:rsidR="00A6585F" w:rsidDel="00E242C1">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rsidR="00A35F2C" w:rsidRPr="00B4304A" w:rsidRDefault="003F42BA" w:rsidP="00A35F2C">
      <w:pPr>
        <w:spacing w:after="0"/>
        <w:jc w:val="both"/>
        <w:rPr>
          <w:lang w:val="en-GB"/>
        </w:rPr>
      </w:pPr>
      <w:r w:rsidRPr="003F42BA">
        <w:rPr>
          <w:lang w:val="en-GB"/>
        </w:rPr>
      </w:r>
      <w:r>
        <w:rPr>
          <w:lang w:val="en-GB"/>
        </w:rPr>
        <w:pict>
          <v:shape id="_x0000_s1092" type="#_x0000_t202" style="width:454.6pt;height:179.1pt;mso-position-horizontal-relative:char;mso-position-vertical-relative:line;mso-width-relative:margin;mso-height-relative:margin" strokecolor="white [3212]">
            <v:textbox style="mso-next-textbox:#_x0000_s1092" inset="0,0,0,0">
              <w:txbxContent>
                <w:p w:rsidR="00241015" w:rsidRDefault="00241015" w:rsidP="00A35F2C">
                  <w:pPr>
                    <w:keepNext/>
                    <w:spacing w:after="0"/>
                    <w:jc w:val="center"/>
                  </w:pPr>
                  <w:r>
                    <w:rPr>
                      <w:noProof/>
                      <w:lang w:eastAsia="de-DE"/>
                    </w:rPr>
                    <w:drawing>
                      <wp:inline distT="0" distB="0" distL="0" distR="0">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a:stretch>
                                  <a:fillRect/>
                                </a:stretch>
                              </pic:blipFill>
                              <pic:spPr>
                                <a:xfrm>
                                  <a:off x="0" y="0"/>
                                  <a:ext cx="4926256" cy="2048542"/>
                                </a:xfrm>
                                <a:prstGeom prst="rect">
                                  <a:avLst/>
                                </a:prstGeom>
                              </pic:spPr>
                            </pic:pic>
                          </a:graphicData>
                        </a:graphic>
                      </wp:inline>
                    </w:drawing>
                  </w:r>
                </w:p>
                <w:p w:rsidR="00241015" w:rsidRPr="00CD2A7A" w:rsidRDefault="00241015" w:rsidP="00CD2A7A">
                  <w:pPr>
                    <w:pStyle w:val="Caption"/>
                    <w:jc w:val="center"/>
                    <w:rPr>
                      <w:lang w:val="en-US"/>
                    </w:rPr>
                  </w:pPr>
                  <w:bookmarkStart w:id="159" w:name="_Ref334518775"/>
                  <w:bookmarkStart w:id="160" w:name="_Toc336621353"/>
                  <w:bookmarkStart w:id="161" w:name="_Toc33696041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11</w:t>
                  </w:r>
                  <w:r w:rsidR="003F42BA">
                    <w:fldChar w:fldCharType="end"/>
                  </w:r>
                  <w:bookmarkEnd w:id="159"/>
                  <w:r w:rsidRPr="00CF3FB4">
                    <w:rPr>
                      <w:lang w:val="en-US"/>
                    </w:rPr>
                    <w:t xml:space="preserve">: </w:t>
                  </w:r>
                  <w:r>
                    <w:rPr>
                      <w:lang w:val="en-US"/>
                    </w:rPr>
                    <w:t>Running Example – The Variability Implementation (snippet)</w:t>
                  </w:r>
                  <w:r w:rsidRPr="00CF3FB4">
                    <w:rPr>
                      <w:lang w:val="en-US"/>
                    </w:rPr>
                    <w:t>.</w:t>
                  </w:r>
                  <w:bookmarkEnd w:id="160"/>
                  <w:bookmarkEnd w:id="161"/>
                </w:p>
              </w:txbxContent>
            </v:textbox>
            <w10:wrap type="none"/>
            <w10:anchorlock/>
          </v:shape>
        </w:pict>
      </w:r>
    </w:p>
    <w:p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162" w:author="El-Sharkawy" w:date="2015-07-29T08:20:00Z">
        <w:r w:rsidR="00E242C1" w:rsidRPr="00CF3FB4">
          <w:rPr>
            <w:lang w:val="en-US"/>
          </w:rPr>
          <w:t xml:space="preserve">Figure </w:t>
        </w:r>
        <w:r w:rsidR="00E242C1">
          <w:rPr>
            <w:noProof/>
            <w:lang w:val="en-US"/>
          </w:rPr>
          <w:t>12</w:t>
        </w:r>
      </w:ins>
      <w:del w:id="163" w:author="El-Sharkawy" w:date="2015-07-29T08:20:00Z">
        <w:r w:rsidR="00A6585F" w:rsidRPr="00CF3FB4" w:rsidDel="00E242C1">
          <w:rPr>
            <w:lang w:val="en-US"/>
          </w:rPr>
          <w:delText xml:space="preserve">Figure </w:delText>
        </w:r>
        <w:r w:rsidR="00A6585F" w:rsidDel="00E242C1">
          <w:rPr>
            <w:noProof/>
            <w:lang w:val="en-US"/>
          </w:rPr>
          <w:delText>12</w:delText>
        </w:r>
      </w:del>
      <w:r w:rsidR="003F42BA" w:rsidRPr="00B4304A">
        <w:rPr>
          <w:lang w:val="en-GB"/>
        </w:rPr>
        <w:fldChar w:fldCharType="end"/>
      </w:r>
      <w:r w:rsidR="005415DE" w:rsidRPr="00B4304A">
        <w:rPr>
          <w:lang w:val="en-GB"/>
        </w:rPr>
        <w:t xml:space="preserve"> shows the VIL build script of this example</w:t>
      </w:r>
      <w:del w:id="164" w:author="El-Sharkawy" w:date="2015-07-29T08:19:00Z">
        <w:r w:rsidR="005B2396" w:rsidRPr="00B4304A" w:rsidDel="00A6585F">
          <w:rPr>
            <w:lang w:val="en-GB"/>
          </w:rPr>
          <w:delText xml:space="preserve"> (this build script can also be found in the appendix </w:delText>
        </w:r>
        <w:r w:rsidR="003F42BA" w:rsidRPr="00B4304A" w:rsidDel="00A6585F">
          <w:rPr>
            <w:lang w:val="en-GB"/>
          </w:rPr>
          <w:fldChar w:fldCharType="begin"/>
        </w:r>
        <w:r w:rsidR="005B2396" w:rsidRPr="00B4304A" w:rsidDel="00A6585F">
          <w:rPr>
            <w:lang w:val="en-GB"/>
          </w:rPr>
          <w:delInstrText xml:space="preserve"> REF _Ref368582279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005B2396" w:rsidRPr="00B4304A" w:rsidDel="00A6585F">
          <w:rPr>
            <w:lang w:val="en-GB"/>
          </w:rPr>
          <w:delText>)</w:delText>
        </w:r>
      </w:del>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rsidR="00D86F0E" w:rsidRPr="00B4304A" w:rsidRDefault="003F42BA" w:rsidP="00A35F2C">
      <w:pPr>
        <w:jc w:val="both"/>
        <w:rPr>
          <w:lang w:val="en-GB"/>
        </w:rPr>
      </w:pPr>
      <w:r w:rsidRPr="003F42BA">
        <w:rPr>
          <w:lang w:val="en-GB"/>
        </w:rPr>
      </w:r>
      <w:r>
        <w:rPr>
          <w:lang w:val="en-GB"/>
        </w:rPr>
        <w:pict>
          <v:shape id="_x0000_s1091" type="#_x0000_t202" style="width:454.6pt;height:158.45pt;mso-position-horizontal-relative:char;mso-position-vertical-relative:line;mso-width-relative:margin;mso-height-relative:margin" strokecolor="white [3212]">
            <v:textbox style="mso-next-textbox:#_x0000_s1091" inset="0,0,0,0">
              <w:txbxContent>
                <w:p w:rsidR="00241015" w:rsidRDefault="00241015" w:rsidP="00D86F0E">
                  <w:pPr>
                    <w:keepNext/>
                    <w:spacing w:after="0"/>
                    <w:jc w:val="center"/>
                  </w:pPr>
                  <w:r>
                    <w:rPr>
                      <w:noProof/>
                      <w:lang w:eastAsia="de-DE"/>
                    </w:rPr>
                    <w:drawing>
                      <wp:inline distT="0" distB="0" distL="0" distR="0">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5"/>
                                <a:stretch>
                                  <a:fillRect/>
                                </a:stretch>
                              </pic:blipFill>
                              <pic:spPr>
                                <a:xfrm>
                                  <a:off x="0" y="0"/>
                                  <a:ext cx="4011168" cy="1853184"/>
                                </a:xfrm>
                                <a:prstGeom prst="rect">
                                  <a:avLst/>
                                </a:prstGeom>
                              </pic:spPr>
                            </pic:pic>
                          </a:graphicData>
                        </a:graphic>
                      </wp:inline>
                    </w:drawing>
                  </w:r>
                </w:p>
                <w:p w:rsidR="00241015" w:rsidRPr="00CD2A7A" w:rsidRDefault="00241015" w:rsidP="00D86F0E">
                  <w:pPr>
                    <w:pStyle w:val="Caption"/>
                    <w:jc w:val="center"/>
                    <w:rPr>
                      <w:lang w:val="en-US"/>
                    </w:rPr>
                  </w:pPr>
                  <w:bookmarkStart w:id="165" w:name="_Ref36858061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12</w:t>
                  </w:r>
                  <w:r w:rsidR="003F42BA">
                    <w:fldChar w:fldCharType="end"/>
                  </w:r>
                  <w:bookmarkEnd w:id="165"/>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rsidR="00E1757B" w:rsidRPr="00B4304A" w:rsidRDefault="00E1757B" w:rsidP="00E1757B">
      <w:pPr>
        <w:pStyle w:val="Heading2"/>
        <w:rPr>
          <w:lang w:val="en-GB"/>
        </w:rPr>
      </w:pPr>
      <w:bookmarkStart w:id="166" w:name="_Ref338265627"/>
      <w:bookmarkStart w:id="167" w:name="_Toc425144879"/>
      <w:r w:rsidRPr="00B4304A">
        <w:rPr>
          <w:lang w:val="en-GB"/>
        </w:rPr>
        <w:t>Deriving a Domain-Specific Service Platform</w:t>
      </w:r>
      <w:bookmarkEnd w:id="166"/>
      <w:bookmarkEnd w:id="167"/>
    </w:p>
    <w:p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fldSimple w:instr=" REF _Ref334523660 \h  \* MERGEFORMAT ">
        <w:ins w:id="168" w:author="El-Sharkawy" w:date="2015-07-29T08:20:00Z">
          <w:r w:rsidR="003F42BA" w:rsidRPr="003F42BA">
            <w:rPr>
              <w:lang w:val="en-GB"/>
              <w:rPrChange w:id="169" w:author="El-Sharkawy" w:date="2015-07-29T08:20:00Z">
                <w:rPr>
                  <w:lang w:val="en-US"/>
                </w:rPr>
              </w:rPrChange>
            </w:rPr>
            <w:t>Figure 13</w:t>
          </w:r>
        </w:ins>
        <w:del w:id="170" w:author="El-Sharkawy" w:date="2015-07-29T08:20:00Z">
          <w:r w:rsidR="00A6585F" w:rsidRPr="00A6585F" w:rsidDel="00E242C1">
            <w:rPr>
              <w:lang w:val="en-GB"/>
            </w:rPr>
            <w:delText>Figure 13</w:delText>
          </w:r>
        </w:del>
      </w:fldSimple>
      <w:r w:rsidRPr="00B4304A">
        <w:rPr>
          <w:lang w:val="en-GB"/>
        </w:rPr>
        <w:t>.</w:t>
      </w:r>
    </w:p>
    <w:p w:rsidR="00FC3AFE" w:rsidRPr="00B4304A" w:rsidRDefault="003F42BA" w:rsidP="00FC3AFE">
      <w:pPr>
        <w:spacing w:after="0"/>
        <w:jc w:val="both"/>
        <w:rPr>
          <w:lang w:val="en-GB"/>
        </w:rPr>
      </w:pPr>
      <w:r w:rsidRPr="003F42BA">
        <w:rPr>
          <w:lang w:val="en-GB"/>
        </w:rPr>
      </w:r>
      <w:r>
        <w:rPr>
          <w:lang w:val="en-GB"/>
        </w:rPr>
        <w:pict>
          <v:shape id="_x0000_s1090" type="#_x0000_t202" style="width:453.5pt;height:182.35pt;mso-position-horizontal-relative:char;mso-position-vertical-relative:line;mso-width-relative:margin;mso-height-relative:margin" strokecolor="white [3212]">
            <v:textbox style="mso-next-textbox:#_x0000_s1090" inset="0,0,0,0">
              <w:txbxContent>
                <w:p w:rsidR="00241015" w:rsidRDefault="00241015" w:rsidP="00FC3AFE">
                  <w:pPr>
                    <w:keepNext/>
                    <w:spacing w:after="0"/>
                    <w:jc w:val="center"/>
                  </w:pPr>
                  <w:r>
                    <w:rPr>
                      <w:noProof/>
                      <w:lang w:eastAsia="de-DE"/>
                    </w:rPr>
                    <w:drawing>
                      <wp:inline distT="0" distB="0" distL="0" distR="0">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6"/>
                                <a:stretch>
                                  <a:fillRect/>
                                </a:stretch>
                              </pic:blipFill>
                              <pic:spPr>
                                <a:xfrm>
                                  <a:off x="0" y="0"/>
                                  <a:ext cx="5090121" cy="2019540"/>
                                </a:xfrm>
                                <a:prstGeom prst="rect">
                                  <a:avLst/>
                                </a:prstGeom>
                              </pic:spPr>
                            </pic:pic>
                          </a:graphicData>
                        </a:graphic>
                      </wp:inline>
                    </w:drawing>
                  </w:r>
                </w:p>
                <w:p w:rsidR="00241015" w:rsidRPr="00C51AD3" w:rsidRDefault="00241015" w:rsidP="00FC3AFE">
                  <w:pPr>
                    <w:pStyle w:val="Caption"/>
                    <w:jc w:val="center"/>
                    <w:rPr>
                      <w:lang w:val="en-US"/>
                    </w:rPr>
                  </w:pPr>
                  <w:bookmarkStart w:id="171" w:name="_Ref334523660"/>
                  <w:bookmarkStart w:id="172" w:name="_Toc336621356"/>
                  <w:bookmarkStart w:id="173" w:name="_Toc33696042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13</w:t>
                  </w:r>
                  <w:r w:rsidR="003F42BA">
                    <w:fldChar w:fldCharType="end"/>
                  </w:r>
                  <w:bookmarkEnd w:id="171"/>
                  <w:r w:rsidRPr="00CF3FB4">
                    <w:rPr>
                      <w:lang w:val="en-US"/>
                    </w:rPr>
                    <w:t xml:space="preserve">: </w:t>
                  </w:r>
                  <w:r>
                    <w:rPr>
                      <w:lang w:val="en-US"/>
                    </w:rPr>
                    <w:t>Running Example – The Product Derivation</w:t>
                  </w:r>
                  <w:r w:rsidRPr="00CF3FB4">
                    <w:rPr>
                      <w:lang w:val="en-US"/>
                    </w:rPr>
                    <w:t>.</w:t>
                  </w:r>
                  <w:bookmarkEnd w:id="172"/>
                  <w:bookmarkEnd w:id="173"/>
                </w:p>
              </w:txbxContent>
            </v:textbox>
            <w10:wrap type="none"/>
            <w10:anchorlock/>
          </v:shape>
        </w:pict>
      </w:r>
    </w:p>
    <w:p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B4304A" w:rsidRDefault="00E1757B" w:rsidP="00E1757B">
      <w:pPr>
        <w:pStyle w:val="Heading3"/>
        <w:rPr>
          <w:lang w:val="en-GB"/>
        </w:rPr>
      </w:pPr>
      <w:bookmarkStart w:id="174" w:name="_Ref338319042"/>
      <w:bookmarkStart w:id="175" w:name="_Toc425144880"/>
      <w:r w:rsidRPr="00B4304A">
        <w:rPr>
          <w:lang w:val="en-GB"/>
        </w:rPr>
        <w:t>Configuration of a Domain-Specific Service Platform</w:t>
      </w:r>
      <w:bookmarkEnd w:id="174"/>
      <w:bookmarkEnd w:id="175"/>
    </w:p>
    <w:p w:rsidR="002B4DD2" w:rsidRPr="00B4304A" w:rsidRDefault="002B4DD2" w:rsidP="004C1D19">
      <w:pPr>
        <w:jc w:val="both"/>
        <w:rPr>
          <w:lang w:val="en-GB"/>
        </w:rPr>
      </w:pPr>
      <w:r w:rsidRPr="00B4304A">
        <w:rPr>
          <w:lang w:val="en-GB"/>
        </w:rPr>
        <w:t>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w:t>
      </w:r>
      <w:bookmarkStart w:id="176" w:name="_GoBack"/>
      <w:bookmarkEnd w:id="176"/>
      <w:r w:rsidRPr="00B4304A">
        <w:rPr>
          <w:lang w:val="en-GB"/>
        </w:rPr>
        <w:t xml:space="preserve">t configuration provides the basis for the (automated) instantiation of the corresponding product artefacts. </w:t>
      </w:r>
    </w:p>
    <w:p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E242C1">
        <w:rPr>
          <w:lang w:val="en-GB"/>
        </w:rPr>
        <w:t>5.2.2</w:t>
      </w:r>
      <w:r w:rsidR="003F42BA" w:rsidRPr="00B4304A">
        <w:rPr>
          <w:lang w:val="en-GB"/>
        </w:rPr>
        <w:fldChar w:fldCharType="end"/>
      </w:r>
      <w:r w:rsidRPr="00B4304A">
        <w:rPr>
          <w:lang w:val="en-GB"/>
        </w:rPr>
        <w:t xml:space="preserve">). </w:t>
      </w:r>
      <w:fldSimple w:instr=" REF _Ref334533132 \h  \* MERGEFORMAT ">
        <w:ins w:id="177" w:author="El-Sharkawy" w:date="2015-07-29T08:20:00Z">
          <w:r w:rsidR="003F42BA" w:rsidRPr="003F42BA">
            <w:rPr>
              <w:lang w:val="en-GB"/>
              <w:rPrChange w:id="178" w:author="El-Sharkawy" w:date="2015-07-29T08:20:00Z">
                <w:rPr>
                  <w:lang w:val="en-US"/>
                </w:rPr>
              </w:rPrChange>
            </w:rPr>
            <w:t>Figure 14</w:t>
          </w:r>
        </w:ins>
        <w:del w:id="179" w:author="El-Sharkawy" w:date="2015-07-29T08:20:00Z">
          <w:r w:rsidR="00A6585F" w:rsidRPr="00A6585F" w:rsidDel="00E242C1">
            <w:rPr>
              <w:lang w:val="en-GB"/>
            </w:rPr>
            <w:delText>Figure 14</w:delText>
          </w:r>
        </w:del>
      </w:fldSimple>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rsidR="002B4DD2" w:rsidRPr="00B4304A" w:rsidRDefault="003F42BA" w:rsidP="004C1D19">
      <w:pPr>
        <w:spacing w:after="0"/>
        <w:jc w:val="both"/>
        <w:rPr>
          <w:lang w:val="en-GB"/>
        </w:rPr>
      </w:pPr>
      <w:r w:rsidRPr="003F42BA">
        <w:rPr>
          <w:lang w:val="en-GB"/>
        </w:rPr>
      </w:r>
      <w:r>
        <w:rPr>
          <w:lang w:val="en-GB"/>
        </w:rPr>
        <w:pict>
          <v:shape id="_x0000_s1089" type="#_x0000_t202" style="width:452.9pt;height:204.05pt;mso-position-horizontal-relative:char;mso-position-vertical-relative:line;mso-width-relative:margin;mso-height-relative:margin" strokecolor="white [3212]">
            <v:textbox style="mso-next-textbox:#_x0000_s1089" inset="0,0,0,0">
              <w:txbxContent>
                <w:p w:rsidR="00241015" w:rsidRPr="009E6D84" w:rsidRDefault="00241015" w:rsidP="002B4DD2">
                  <w:pPr>
                    <w:keepNext/>
                    <w:spacing w:after="0"/>
                    <w:jc w:val="center"/>
                    <w:rPr>
                      <w:lang w:val="en-US"/>
                    </w:rPr>
                  </w:pPr>
                  <w:r>
                    <w:rPr>
                      <w:noProof/>
                      <w:lang w:eastAsia="de-DE"/>
                    </w:rPr>
                    <w:drawing>
                      <wp:inline distT="0" distB="0" distL="0" distR="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7"/>
                                <a:stretch>
                                  <a:fillRect/>
                                </a:stretch>
                              </pic:blipFill>
                              <pic:spPr>
                                <a:xfrm>
                                  <a:off x="0" y="0"/>
                                  <a:ext cx="4433618" cy="2343762"/>
                                </a:xfrm>
                                <a:prstGeom prst="rect">
                                  <a:avLst/>
                                </a:prstGeom>
                              </pic:spPr>
                            </pic:pic>
                          </a:graphicData>
                        </a:graphic>
                      </wp:inline>
                    </w:drawing>
                  </w:r>
                </w:p>
                <w:p w:rsidR="00241015" w:rsidRPr="00C51AD3" w:rsidRDefault="00241015" w:rsidP="002B4DD2">
                  <w:pPr>
                    <w:pStyle w:val="Caption"/>
                    <w:jc w:val="center"/>
                    <w:rPr>
                      <w:lang w:val="en-US"/>
                    </w:rPr>
                  </w:pPr>
                  <w:bookmarkStart w:id="180" w:name="_Ref334533132"/>
                  <w:bookmarkStart w:id="181" w:name="_Toc336621357"/>
                  <w:bookmarkStart w:id="182" w:name="_Toc336960421"/>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14</w:t>
                  </w:r>
                  <w:r w:rsidR="003F42BA">
                    <w:fldChar w:fldCharType="end"/>
                  </w:r>
                  <w:bookmarkEnd w:id="180"/>
                  <w:r w:rsidRPr="00CF3FB4">
                    <w:rPr>
                      <w:lang w:val="en-US"/>
                    </w:rPr>
                    <w:t xml:space="preserve">: </w:t>
                  </w:r>
                  <w:r>
                    <w:rPr>
                      <w:lang w:val="en-US"/>
                    </w:rPr>
                    <w:t>Running Example – The IVML Configuration Editor</w:t>
                  </w:r>
                  <w:r w:rsidRPr="00CF3FB4">
                    <w:rPr>
                      <w:lang w:val="en-US"/>
                    </w:rPr>
                    <w:t>.</w:t>
                  </w:r>
                  <w:bookmarkEnd w:id="181"/>
                  <w:bookmarkEnd w:id="182"/>
                </w:p>
              </w:txbxContent>
            </v:textbox>
            <w10:wrap type="none"/>
            <w10:anchorlock/>
          </v:shape>
        </w:pict>
      </w:r>
    </w:p>
    <w:p w:rsidR="002B4DD2" w:rsidRPr="00B4304A" w:rsidRDefault="002B4DD2" w:rsidP="004C1D19">
      <w:pPr>
        <w:jc w:val="both"/>
        <w:rPr>
          <w:lang w:val="en-GB"/>
        </w:rPr>
      </w:pPr>
      <w:r w:rsidRPr="00B4304A">
        <w:rPr>
          <w:lang w:val="en-GB"/>
        </w:rPr>
        <w:t xml:space="preserve">The next step is to check whether the configuration is valid. </w:t>
      </w:r>
      <w:proofErr w:type="gramStart"/>
      <w:r w:rsidRPr="00B4304A">
        <w:rPr>
          <w:lang w:val="en-GB"/>
        </w:rPr>
        <w:t xml:space="preserve">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w:t>
      </w:r>
      <w:proofErr w:type="gramEnd"/>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rsidR="00E1757B" w:rsidRPr="00B4304A" w:rsidRDefault="002B4DD2" w:rsidP="004C1D19">
      <w:pPr>
        <w:jc w:val="both"/>
        <w:rPr>
          <w:lang w:val="en-GB"/>
        </w:rPr>
      </w:pPr>
      <w:r w:rsidRPr="00B4304A">
        <w:rPr>
          <w:lang w:val="en-GB"/>
        </w:rPr>
        <w:t>Finally, the product is configured and ready for instantiation.</w:t>
      </w:r>
    </w:p>
    <w:p w:rsidR="00E1757B" w:rsidRPr="00B4304A" w:rsidRDefault="00E1757B" w:rsidP="00E1757B">
      <w:pPr>
        <w:pStyle w:val="Heading3"/>
        <w:rPr>
          <w:lang w:val="en-GB"/>
        </w:rPr>
      </w:pPr>
      <w:bookmarkStart w:id="183" w:name="_Toc425144881"/>
      <w:r w:rsidRPr="00B4304A">
        <w:rPr>
          <w:lang w:val="en-GB"/>
        </w:rPr>
        <w:t>Instantiation of a Domain-Specific Service Platform</w:t>
      </w:r>
      <w:bookmarkEnd w:id="183"/>
    </w:p>
    <w:p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rsidR="00235627" w:rsidRPr="00B4304A" w:rsidRDefault="00336A5D" w:rsidP="00E259F8">
      <w:pPr>
        <w:jc w:val="both"/>
        <w:rPr>
          <w:lang w:val="en-GB"/>
        </w:rPr>
      </w:pPr>
      <w:r w:rsidRPr="00B4304A">
        <w:rPr>
          <w:lang w:val="en-GB"/>
        </w:rPr>
        <w:t xml:space="preserve">EASy-Producer provides a fully automated instantiation process, which is based on the variability </w:t>
      </w:r>
      <w:proofErr w:type="gramStart"/>
      <w:r w:rsidRPr="00B4304A">
        <w:rPr>
          <w:lang w:val="en-GB"/>
        </w:rPr>
        <w:t>model,</w:t>
      </w:r>
      <w:proofErr w:type="gramEnd"/>
      <w:r w:rsidRPr="00B4304A">
        <w:rPr>
          <w:lang w:val="en-GB"/>
        </w:rPr>
        <w:t xml:space="preserve">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E242C1">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rsidR="00235627" w:rsidRPr="00B4304A" w:rsidRDefault="00235627" w:rsidP="00E259F8">
      <w:pPr>
        <w:jc w:val="both"/>
        <w:rPr>
          <w:lang w:val="en-GB"/>
        </w:rPr>
      </w:pPr>
    </w:p>
    <w:p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rsidR="004B688F" w:rsidRPr="00B4304A" w:rsidRDefault="004B688F" w:rsidP="005760D9">
      <w:pPr>
        <w:pStyle w:val="Heading1"/>
        <w:jc w:val="both"/>
        <w:rPr>
          <w:lang w:val="en-GB"/>
        </w:rPr>
      </w:pPr>
      <w:bookmarkStart w:id="184" w:name="_Ref338255411"/>
      <w:bookmarkStart w:id="185" w:name="_Toc425144882"/>
      <w:r w:rsidRPr="00B4304A">
        <w:rPr>
          <w:lang w:val="en-GB"/>
        </w:rPr>
        <w:lastRenderedPageBreak/>
        <w:t>EASy-Producer in Detail</w:t>
      </w:r>
      <w:bookmarkEnd w:id="184"/>
      <w:bookmarkEnd w:id="185"/>
    </w:p>
    <w:p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fldSimple w:instr=" REF _Ref368582383 \r \h  \* MERGEFORMAT ">
        <w:r w:rsidR="00E242C1">
          <w:rPr>
            <w:lang w:val="en-GB"/>
          </w:rPr>
          <w:t>5.1</w:t>
        </w:r>
      </w:fldSimple>
      <w:r w:rsidRPr="00B4304A">
        <w:rPr>
          <w:lang w:val="en-GB"/>
        </w:rPr>
        <w:t xml:space="preserve"> as well as t</w:t>
      </w:r>
      <w:r w:rsidR="00105C26" w:rsidRPr="00B4304A">
        <w:rPr>
          <w:lang w:val="en-GB"/>
        </w:rPr>
        <w:t>he different editors in Section</w:t>
      </w:r>
      <w:r w:rsidRPr="00B4304A">
        <w:rPr>
          <w:lang w:val="en-GB"/>
        </w:rPr>
        <w:t xml:space="preserve"> </w:t>
      </w:r>
      <w:fldSimple w:instr=" REF _Ref368582397 \r \h  \* MERGEFORMAT ">
        <w:r w:rsidR="00E242C1">
          <w:rPr>
            <w:lang w:val="en-GB"/>
          </w:rPr>
          <w:t>5.2</w:t>
        </w:r>
      </w:fldSimple>
      <w:r w:rsidRPr="00B4304A">
        <w:rPr>
          <w:lang w:val="en-GB"/>
        </w:rPr>
        <w:t>.</w:t>
      </w:r>
    </w:p>
    <w:p w:rsidR="004B688F" w:rsidRPr="00B4304A" w:rsidRDefault="004B688F" w:rsidP="005760D9">
      <w:pPr>
        <w:pStyle w:val="Heading2"/>
        <w:jc w:val="both"/>
        <w:rPr>
          <w:lang w:val="en-GB"/>
        </w:rPr>
      </w:pPr>
      <w:bookmarkStart w:id="186" w:name="_Ref368582383"/>
      <w:bookmarkStart w:id="187" w:name="_Toc425144883"/>
      <w:r w:rsidRPr="00B4304A">
        <w:rPr>
          <w:lang w:val="en-GB"/>
        </w:rPr>
        <w:t>The Product Line Project Structure</w:t>
      </w:r>
      <w:bookmarkEnd w:id="186"/>
      <w:bookmarkEnd w:id="187"/>
    </w:p>
    <w:p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
        <w:gridCol w:w="8206"/>
      </w:tblGrid>
      <w:tr w:rsidR="00EF58F3" w:rsidRPr="00B4304A" w:rsidTr="00EF58F3">
        <w:tc>
          <w:tcPr>
            <w:tcW w:w="1134" w:type="dxa"/>
          </w:tcPr>
          <w:p w:rsidR="00EF58F3" w:rsidRPr="00B4304A" w:rsidRDefault="00EF58F3" w:rsidP="005760D9">
            <w:pPr>
              <w:jc w:val="both"/>
              <w:rPr>
                <w:b/>
                <w:lang w:val="en-GB" w:eastAsia="de-DE"/>
              </w:rPr>
            </w:pPr>
            <w:r w:rsidRPr="00B4304A">
              <w:rPr>
                <w:b/>
                <w:lang w:val="en-GB" w:eastAsia="de-DE"/>
              </w:rPr>
              <w:t>File Icon</w:t>
            </w:r>
          </w:p>
        </w:tc>
        <w:tc>
          <w:tcPr>
            <w:tcW w:w="8206" w:type="dxa"/>
          </w:tcPr>
          <w:p w:rsidR="00EF58F3"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22642B" w:rsidRPr="009822B4"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9822B4"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r w:rsidR="0022642B" w:rsidRPr="009822B4"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9822B4"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bl>
    <w:p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rsidR="004B688F" w:rsidRPr="00B4304A" w:rsidRDefault="004B688F" w:rsidP="005760D9">
      <w:pPr>
        <w:pStyle w:val="Heading2"/>
        <w:jc w:val="both"/>
        <w:rPr>
          <w:lang w:val="en-GB"/>
        </w:rPr>
      </w:pPr>
      <w:bookmarkStart w:id="188" w:name="_Ref368582397"/>
      <w:bookmarkStart w:id="189" w:name="_Toc425144884"/>
      <w:r w:rsidRPr="00B4304A">
        <w:rPr>
          <w:lang w:val="en-GB"/>
        </w:rPr>
        <w:t>The Product Line Editor</w:t>
      </w:r>
      <w:bookmarkEnd w:id="188"/>
      <w:bookmarkEnd w:id="189"/>
    </w:p>
    <w:p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rsidR="000B641B" w:rsidRPr="00B4304A" w:rsidRDefault="000B641B" w:rsidP="00105C26">
      <w:pPr>
        <w:pStyle w:val="Heading3"/>
        <w:rPr>
          <w:lang w:val="en-GB"/>
        </w:rPr>
      </w:pPr>
      <w:bookmarkStart w:id="190" w:name="_Toc425144885"/>
      <w:r w:rsidRPr="00B4304A">
        <w:rPr>
          <w:lang w:val="en-GB"/>
        </w:rPr>
        <w:lastRenderedPageBreak/>
        <w:t>The Project Configuration Editor</w:t>
      </w:r>
      <w:bookmarkEnd w:id="190"/>
    </w:p>
    <w:p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rsidR="003F5D4D" w:rsidRPr="00B4304A" w:rsidRDefault="003F42BA" w:rsidP="005760D9">
      <w:pPr>
        <w:jc w:val="both"/>
        <w:rPr>
          <w:lang w:val="en-GB"/>
        </w:rPr>
      </w:pPr>
      <w:r w:rsidRPr="003F42BA">
        <w:rPr>
          <w:lang w:val="en-GB"/>
        </w:rPr>
      </w:r>
      <w:r>
        <w:rPr>
          <w:lang w:val="en-GB"/>
        </w:rPr>
        <w:pict>
          <v:shape id="_x0000_s1088" type="#_x0000_t202" style="width:452.9pt;height:204.05pt;mso-position-horizontal-relative:char;mso-position-vertical-relative:line;mso-width-relative:margin;mso-height-relative:margin" strokecolor="white [3212]">
            <v:textbox style="mso-next-textbox:#_x0000_s1088"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2293620"/>
                                </a:xfrm>
                                <a:prstGeom prst="rect">
                                  <a:avLst/>
                                </a:prstGeom>
                              </pic:spPr>
                            </pic:pic>
                          </a:graphicData>
                        </a:graphic>
                      </wp:inline>
                    </w:drawing>
                  </w:r>
                </w:p>
                <w:p w:rsidR="00241015" w:rsidRPr="00C51AD3" w:rsidRDefault="00241015" w:rsidP="003F5D4D">
                  <w:pPr>
                    <w:pStyle w:val="Caption"/>
                    <w:jc w:val="center"/>
                    <w:rPr>
                      <w:lang w:val="en-US"/>
                    </w:rPr>
                  </w:pPr>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15</w:t>
                  </w:r>
                  <w:r w:rsidR="003F42BA">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9270B4" w:rsidRPr="00B4304A" w:rsidTr="00FA715B">
        <w:tc>
          <w:tcPr>
            <w:tcW w:w="4130" w:type="dxa"/>
          </w:tcPr>
          <w:p w:rsidR="009270B4" w:rsidRPr="00B4304A" w:rsidRDefault="00EF58F3" w:rsidP="005760D9">
            <w:pPr>
              <w:jc w:val="both"/>
              <w:rPr>
                <w:b/>
                <w:lang w:val="en-GB"/>
              </w:rPr>
            </w:pPr>
            <w:r w:rsidRPr="00B4304A">
              <w:rPr>
                <w:b/>
                <w:lang w:val="en-GB"/>
              </w:rPr>
              <w:t>Editor Element</w:t>
            </w:r>
          </w:p>
        </w:tc>
        <w:tc>
          <w:tcPr>
            <w:tcW w:w="5084" w:type="dxa"/>
          </w:tcPr>
          <w:p w:rsidR="009270B4"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9270B4" w:rsidRPr="009822B4"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Validates all constraints in the selected variability model using the </w:t>
            </w:r>
            <w:ins w:id="191" w:author="Holger Eichelberger" w:date="2018-01-08T17:31:00Z">
              <w:r w:rsidR="009822B4">
                <w:rPr>
                  <w:lang w:val="en-GB"/>
                </w:rPr>
                <w:t xml:space="preserve">actual </w:t>
              </w:r>
            </w:ins>
            <w:r w:rsidRPr="00B4304A">
              <w:rPr>
                <w:lang w:val="en-GB"/>
              </w:rPr>
              <w:t>reasoner</w:t>
            </w:r>
            <w:ins w:id="192" w:author="Holger Eichelberger" w:date="2018-01-08T17:34:00Z">
              <w:r w:rsidR="001B1788">
                <w:rPr>
                  <w:rStyle w:val="FootnoteReference"/>
                  <w:lang w:val="en-GB"/>
                </w:rPr>
                <w:footnoteReference w:id="11"/>
              </w:r>
            </w:ins>
            <w:r w:rsidRPr="00B4304A">
              <w:rPr>
                <w:lang w:val="en-GB"/>
              </w:rPr>
              <w:t>.</w:t>
            </w:r>
          </w:p>
          <w:p w:rsidR="00FA715B" w:rsidRPr="00B4304A" w:rsidRDefault="00FA715B" w:rsidP="005760D9">
            <w:pPr>
              <w:jc w:val="both"/>
              <w:rPr>
                <w:lang w:val="en-GB"/>
              </w:rPr>
            </w:pPr>
          </w:p>
        </w:tc>
      </w:tr>
      <w:tr w:rsidR="009270B4" w:rsidRPr="009822B4"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rsidR="00FA715B" w:rsidRPr="00B4304A" w:rsidRDefault="00FA715B" w:rsidP="00EF58F3">
            <w:pPr>
              <w:jc w:val="both"/>
              <w:rPr>
                <w:lang w:val="en-GB"/>
              </w:rPr>
            </w:pPr>
          </w:p>
        </w:tc>
      </w:tr>
      <w:tr w:rsidR="009270B4" w:rsidRPr="009822B4"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E242C1">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Pr="00B4304A" w:rsidRDefault="00FA715B" w:rsidP="005760D9">
            <w:pPr>
              <w:jc w:val="both"/>
              <w:rPr>
                <w:lang w:val="en-GB"/>
              </w:rPr>
            </w:pPr>
          </w:p>
        </w:tc>
      </w:tr>
      <w:tr w:rsidR="009270B4" w:rsidRPr="009822B4"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rsidR="00FA715B" w:rsidRPr="00B4304A" w:rsidRDefault="00FA715B" w:rsidP="005760D9">
            <w:pPr>
              <w:jc w:val="both"/>
              <w:rPr>
                <w:lang w:val="en-GB"/>
              </w:rPr>
            </w:pPr>
          </w:p>
        </w:tc>
      </w:tr>
      <w:tr w:rsidR="009270B4" w:rsidRPr="009822B4" w:rsidTr="00FA715B">
        <w:tc>
          <w:tcPr>
            <w:tcW w:w="4130" w:type="dxa"/>
          </w:tcPr>
          <w:p w:rsidR="009270B4" w:rsidRPr="00B4304A" w:rsidRDefault="00EF58F3" w:rsidP="005760D9">
            <w:pPr>
              <w:jc w:val="both"/>
              <w:rPr>
                <w:lang w:val="en-GB"/>
              </w:rPr>
            </w:pPr>
            <w:r w:rsidRPr="00B4304A">
              <w:rPr>
                <w:lang w:val="en-GB"/>
              </w:rPr>
              <w:lastRenderedPageBreak/>
              <w:t>Advanced Settings (Reasoner Timeout)</w:t>
            </w:r>
          </w:p>
        </w:tc>
        <w:tc>
          <w:tcPr>
            <w:tcW w:w="5084" w:type="dxa"/>
          </w:tcPr>
          <w:p w:rsidR="009270B4" w:rsidRPr="00B4304A" w:rsidRDefault="002F5D89" w:rsidP="005760D9">
            <w:pPr>
              <w:jc w:val="both"/>
              <w:rPr>
                <w:lang w:val="en-GB"/>
              </w:rPr>
            </w:pPr>
            <w:r w:rsidRPr="00B4304A">
              <w:rPr>
                <w:lang w:val="en-GB"/>
              </w:rPr>
              <w:t xml:space="preserve">Restricts the time for the </w:t>
            </w:r>
            <w:ins w:id="196" w:author="Holger Eichelberger" w:date="2018-01-08T17:31:00Z">
              <w:r w:rsidR="009822B4">
                <w:rPr>
                  <w:lang w:val="en-GB"/>
                </w:rPr>
                <w:t xml:space="preserve">actual </w:t>
              </w:r>
            </w:ins>
            <w:r w:rsidRPr="00B4304A">
              <w:rPr>
                <w:lang w:val="en-GB"/>
              </w:rPr>
              <w:t>reasoner to calculate the validity of a specific configuration to the defined time in milliseconds.</w:t>
            </w:r>
          </w:p>
          <w:p w:rsidR="00FA715B" w:rsidRPr="00B4304A" w:rsidRDefault="00FA715B" w:rsidP="005760D9">
            <w:pPr>
              <w:jc w:val="both"/>
              <w:rPr>
                <w:lang w:val="en-GB"/>
              </w:rPr>
            </w:pPr>
          </w:p>
        </w:tc>
      </w:tr>
      <w:tr w:rsidR="00FA715B" w:rsidRPr="009822B4" w:rsidTr="00FA715B">
        <w:tc>
          <w:tcPr>
            <w:tcW w:w="4130" w:type="dxa"/>
          </w:tcPr>
          <w:p w:rsidR="00FA715B" w:rsidRPr="00B4304A" w:rsidRDefault="00FA715B" w:rsidP="00BA07E0">
            <w:pPr>
              <w:jc w:val="both"/>
              <w:rPr>
                <w:lang w:val="en-GB"/>
              </w:rPr>
            </w:pPr>
            <w:r w:rsidRPr="00B4304A">
              <w:rPr>
                <w:lang w:val="en-GB"/>
              </w:rPr>
              <w:t>Model Selection</w:t>
            </w:r>
          </w:p>
        </w:tc>
        <w:tc>
          <w:tcPr>
            <w:tcW w:w="5084" w:type="dxa"/>
          </w:tcPr>
          <w:p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rsidR="00FA715B" w:rsidRPr="00B4304A" w:rsidRDefault="00FA715B" w:rsidP="005760D9">
      <w:pPr>
        <w:jc w:val="both"/>
        <w:rPr>
          <w:lang w:val="en-GB"/>
        </w:rPr>
      </w:pPr>
    </w:p>
    <w:p w:rsidR="004B688F" w:rsidRPr="00B4304A" w:rsidRDefault="008814CB" w:rsidP="00105C26">
      <w:pPr>
        <w:pStyle w:val="Heading3"/>
        <w:rPr>
          <w:lang w:val="en-GB"/>
        </w:rPr>
      </w:pPr>
      <w:bookmarkStart w:id="197" w:name="_Ref368643121"/>
      <w:bookmarkStart w:id="198" w:name="_Ref368643128"/>
      <w:bookmarkStart w:id="199" w:name="_Toc425144886"/>
      <w:r w:rsidRPr="00B4304A">
        <w:rPr>
          <w:lang w:val="en-GB"/>
        </w:rPr>
        <w:t xml:space="preserve">The IVML </w:t>
      </w:r>
      <w:r w:rsidR="000B641B" w:rsidRPr="00B4304A">
        <w:rPr>
          <w:lang w:val="en-GB"/>
        </w:rPr>
        <w:t xml:space="preserve">Configuration </w:t>
      </w:r>
      <w:r w:rsidRPr="00B4304A">
        <w:rPr>
          <w:lang w:val="en-GB"/>
        </w:rPr>
        <w:t>Editor</w:t>
      </w:r>
      <w:bookmarkEnd w:id="197"/>
      <w:bookmarkEnd w:id="198"/>
      <w:bookmarkEnd w:id="199"/>
    </w:p>
    <w:p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rsidR="003F5D4D" w:rsidRPr="00B4304A" w:rsidRDefault="003F42BA" w:rsidP="005760D9">
      <w:pPr>
        <w:jc w:val="both"/>
        <w:rPr>
          <w:lang w:val="en-GB"/>
        </w:rPr>
      </w:pPr>
      <w:r w:rsidRPr="003F42BA">
        <w:rPr>
          <w:lang w:val="en-GB"/>
        </w:rPr>
      </w:r>
      <w:r>
        <w:rPr>
          <w:lang w:val="en-GB"/>
        </w:rPr>
        <w:pict>
          <v:shape id="_x0000_s1087" type="#_x0000_t202" style="width:452.9pt;height:297.6pt;mso-position-horizontal-relative:char;mso-position-vertical-relative:line;mso-width-relative:margin;mso-height-relative:margin" strokecolor="white [3212]">
            <v:textbox style="mso-next-textbox:#_x0000_s1087"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3512820"/>
                                </a:xfrm>
                                <a:prstGeom prst="rect">
                                  <a:avLst/>
                                </a:prstGeom>
                              </pic:spPr>
                            </pic:pic>
                          </a:graphicData>
                        </a:graphic>
                      </wp:inline>
                    </w:drawing>
                  </w:r>
                </w:p>
                <w:p w:rsidR="00241015" w:rsidRPr="00C51AD3" w:rsidRDefault="00241015" w:rsidP="003F5D4D">
                  <w:pPr>
                    <w:pStyle w:val="Caption"/>
                    <w:jc w:val="center"/>
                    <w:rPr>
                      <w:lang w:val="en-US"/>
                    </w:rPr>
                  </w:pPr>
                  <w:bookmarkStart w:id="200" w:name="_Ref392847078"/>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16</w:t>
                  </w:r>
                  <w:r w:rsidR="003F42BA">
                    <w:fldChar w:fldCharType="end"/>
                  </w:r>
                  <w:bookmarkEnd w:id="200"/>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30"/>
        <w:gridCol w:w="5084"/>
      </w:tblGrid>
      <w:tr w:rsidR="00347AB6" w:rsidRPr="00B4304A" w:rsidTr="00BA07E0">
        <w:tc>
          <w:tcPr>
            <w:tcW w:w="4130" w:type="dxa"/>
          </w:tcPr>
          <w:p w:rsidR="00347AB6" w:rsidRPr="00B4304A" w:rsidRDefault="00347AB6" w:rsidP="00BA07E0">
            <w:pPr>
              <w:jc w:val="both"/>
              <w:rPr>
                <w:b/>
                <w:lang w:val="en-GB"/>
              </w:rPr>
            </w:pPr>
            <w:r w:rsidRPr="00B4304A">
              <w:rPr>
                <w:b/>
                <w:lang w:val="en-GB"/>
              </w:rPr>
              <w:t>Editor Element</w:t>
            </w:r>
          </w:p>
        </w:tc>
        <w:tc>
          <w:tcPr>
            <w:tcW w:w="5084" w:type="dxa"/>
          </w:tcPr>
          <w:p w:rsidR="00347AB6" w:rsidRPr="00B4304A" w:rsidRDefault="00347AB6" w:rsidP="00BA07E0">
            <w:pPr>
              <w:jc w:val="both"/>
              <w:rPr>
                <w:b/>
                <w:lang w:val="en-GB"/>
              </w:rPr>
            </w:pPr>
            <w:r w:rsidRPr="00B4304A">
              <w:rPr>
                <w:b/>
                <w:lang w:val="en-GB"/>
              </w:rPr>
              <w:t>Description</w:t>
            </w:r>
          </w:p>
          <w:p w:rsidR="00347AB6" w:rsidRPr="00B4304A" w:rsidRDefault="00347AB6" w:rsidP="00BA07E0">
            <w:pPr>
              <w:jc w:val="both"/>
              <w:rPr>
                <w:b/>
                <w:lang w:val="en-GB"/>
              </w:rPr>
            </w:pPr>
          </w:p>
        </w:tc>
      </w:tr>
      <w:tr w:rsidR="00347AB6" w:rsidRPr="009822B4" w:rsidTr="00BA07E0">
        <w:tc>
          <w:tcPr>
            <w:tcW w:w="4130" w:type="dxa"/>
          </w:tcPr>
          <w:p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ins w:id="201" w:author="Holger Eichelberger" w:date="2018-01-08T17:31:00Z">
              <w:r w:rsidR="009822B4">
                <w:rPr>
                  <w:lang w:val="en-GB"/>
                </w:rPr>
                <w:t xml:space="preserve">actual </w:t>
              </w:r>
            </w:ins>
            <w:r w:rsidRPr="00B4304A">
              <w:rPr>
                <w:lang w:val="en-GB"/>
              </w:rPr>
              <w:t>reasoner.</w:t>
            </w:r>
          </w:p>
          <w:p w:rsidR="00347AB6" w:rsidRPr="00B4304A" w:rsidRDefault="00347AB6" w:rsidP="00BA07E0">
            <w:pPr>
              <w:jc w:val="both"/>
              <w:rPr>
                <w:lang w:val="en-GB"/>
              </w:rPr>
            </w:pPr>
          </w:p>
        </w:tc>
      </w:tr>
      <w:tr w:rsidR="00347AB6" w:rsidRPr="009822B4"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rsidR="00347AB6" w:rsidRPr="00B4304A" w:rsidRDefault="00347AB6" w:rsidP="00BA07E0">
            <w:pPr>
              <w:jc w:val="both"/>
              <w:rPr>
                <w:lang w:val="en-GB"/>
              </w:rPr>
            </w:pPr>
          </w:p>
        </w:tc>
      </w:tr>
      <w:tr w:rsidR="00347AB6" w:rsidRPr="009822B4"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9822B4" w:rsidTr="00BA07E0">
        <w:tc>
          <w:tcPr>
            <w:tcW w:w="4130" w:type="dxa"/>
          </w:tcPr>
          <w:p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574617" w:rsidRPr="00B4304A">
              <w:rPr>
                <w:lang w:val="en-GB"/>
              </w:rPr>
              <w:t>)</w:t>
            </w:r>
            <w:r w:rsidRPr="00B4304A">
              <w:rPr>
                <w:lang w:val="en-GB"/>
              </w:rPr>
              <w:t>.</w:t>
            </w:r>
          </w:p>
          <w:p w:rsidR="00F8422E" w:rsidRPr="00B4304A" w:rsidRDefault="00F8422E" w:rsidP="00BA07E0">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rsidR="00B654FD" w:rsidRPr="00B4304A" w:rsidRDefault="00F8422E" w:rsidP="00BA07E0">
            <w:pPr>
              <w:jc w:val="both"/>
              <w:rPr>
                <w:lang w:val="en-GB"/>
              </w:rPr>
            </w:pPr>
            <w:proofErr w:type="gramStart"/>
            <w:r w:rsidRPr="00B4304A">
              <w:rPr>
                <w:lang w:val="en-GB"/>
              </w:rPr>
              <w:t>Reverts</w:t>
            </w:r>
            <w:proofErr w:type="gramEnd"/>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rsidR="00F8422E" w:rsidRPr="00B4304A" w:rsidRDefault="00F8422E" w:rsidP="00BA07E0">
            <w:pPr>
              <w:jc w:val="both"/>
              <w:rPr>
                <w:lang w:val="en-GB"/>
              </w:rPr>
            </w:pPr>
          </w:p>
        </w:tc>
      </w:tr>
      <w:tr w:rsidR="00B654FD" w:rsidRPr="009822B4" w:rsidTr="00BA07E0">
        <w:tc>
          <w:tcPr>
            <w:tcW w:w="4130" w:type="dxa"/>
          </w:tcPr>
          <w:p w:rsidR="00B654FD" w:rsidRPr="00B4304A" w:rsidRDefault="00B654FD" w:rsidP="00BA07E0">
            <w:pPr>
              <w:jc w:val="both"/>
              <w:rPr>
                <w:lang w:val="en-GB"/>
              </w:rPr>
            </w:pPr>
            <w:r w:rsidRPr="00B4304A">
              <w:rPr>
                <w:lang w:val="en-GB"/>
              </w:rPr>
              <w:t>Filtering Options (Filter by name)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name.</w:t>
            </w:r>
          </w:p>
          <w:p w:rsidR="004864A5" w:rsidRPr="00B4304A" w:rsidRDefault="004864A5" w:rsidP="00BA07E0">
            <w:pPr>
              <w:jc w:val="both"/>
              <w:rPr>
                <w:lang w:val="en-GB"/>
              </w:rPr>
            </w:pPr>
          </w:p>
        </w:tc>
      </w:tr>
      <w:tr w:rsidR="00B654FD" w:rsidRPr="009822B4" w:rsidTr="00BA07E0">
        <w:tc>
          <w:tcPr>
            <w:tcW w:w="4130" w:type="dxa"/>
          </w:tcPr>
          <w:p w:rsidR="00B654FD" w:rsidRPr="00B4304A" w:rsidRDefault="00B654FD" w:rsidP="00BA07E0">
            <w:pPr>
              <w:jc w:val="both"/>
              <w:rPr>
                <w:lang w:val="en-GB"/>
              </w:rPr>
            </w:pPr>
            <w:r w:rsidRPr="00B4304A">
              <w:rPr>
                <w:lang w:val="en-GB"/>
              </w:rPr>
              <w:t>Filtering Options (Filter by project)</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rsidR="004864A5" w:rsidRPr="00B4304A" w:rsidRDefault="004864A5" w:rsidP="00BA07E0">
            <w:pPr>
              <w:jc w:val="both"/>
              <w:rPr>
                <w:lang w:val="en-GB"/>
              </w:rPr>
            </w:pPr>
          </w:p>
        </w:tc>
      </w:tr>
      <w:tr w:rsidR="00B654FD" w:rsidRPr="009822B4" w:rsidTr="00BA07E0">
        <w:tc>
          <w:tcPr>
            <w:tcW w:w="4130" w:type="dxa"/>
          </w:tcPr>
          <w:p w:rsidR="00B654FD" w:rsidRPr="00B4304A" w:rsidRDefault="00B654FD" w:rsidP="00BA07E0">
            <w:pPr>
              <w:jc w:val="both"/>
              <w:rPr>
                <w:lang w:val="en-GB"/>
              </w:rPr>
            </w:pPr>
            <w:r w:rsidRPr="00B4304A">
              <w:rPr>
                <w:lang w:val="en-GB"/>
              </w:rPr>
              <w:t>Filtering Options (Filter by attribute)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FB6A22" w:rsidRPr="00B4304A">
              <w:rPr>
                <w:lang w:val="en-GB"/>
              </w:rPr>
              <w:t>).</w:t>
            </w:r>
          </w:p>
          <w:p w:rsidR="004864A5" w:rsidRPr="00B4304A" w:rsidRDefault="004864A5" w:rsidP="00BA07E0">
            <w:pPr>
              <w:jc w:val="both"/>
              <w:rPr>
                <w:lang w:val="en-GB"/>
              </w:rPr>
            </w:pPr>
          </w:p>
        </w:tc>
      </w:tr>
      <w:tr w:rsidR="00B654FD" w:rsidRPr="00B4304A" w:rsidTr="00BA07E0">
        <w:tc>
          <w:tcPr>
            <w:tcW w:w="4130" w:type="dxa"/>
          </w:tcPr>
          <w:p w:rsidR="00B654FD" w:rsidRPr="00B4304A" w:rsidRDefault="00B654FD" w:rsidP="00BA07E0">
            <w:pPr>
              <w:jc w:val="both"/>
              <w:rPr>
                <w:lang w:val="en-GB"/>
              </w:rPr>
            </w:pPr>
            <w:r w:rsidRPr="00B4304A">
              <w:rPr>
                <w:lang w:val="en-GB"/>
              </w:rPr>
              <w:t>Filtering Options (Filter by state)</w:t>
            </w:r>
          </w:p>
        </w:tc>
        <w:tc>
          <w:tcPr>
            <w:tcW w:w="5084" w:type="dxa"/>
          </w:tcPr>
          <w:p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rsidR="00513C23" w:rsidRPr="00B4304A" w:rsidRDefault="00513C23" w:rsidP="00513C23">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name of the decision variable.</w:t>
            </w:r>
          </w:p>
          <w:p w:rsidR="00513C23" w:rsidRPr="00B4304A" w:rsidRDefault="00513C23" w:rsidP="00BA07E0">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current value of the decision variable.</w:t>
            </w:r>
          </w:p>
          <w:p w:rsidR="00513C23" w:rsidRPr="00B4304A" w:rsidRDefault="00513C23" w:rsidP="00BA07E0">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BA07E0">
            <w:pPr>
              <w:jc w:val="both"/>
              <w:rPr>
                <w:lang w:val="en-GB"/>
              </w:rPr>
            </w:pPr>
            <w:r w:rsidRPr="00B4304A">
              <w:rPr>
                <w:lang w:val="en-GB"/>
              </w:rPr>
              <w:t>Adds a new element to a sequence or a set of decision variables.</w:t>
            </w:r>
          </w:p>
          <w:p w:rsidR="00513C23" w:rsidRPr="00B4304A" w:rsidRDefault="00513C23" w:rsidP="00BA07E0">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AD6AD9">
            <w:pPr>
              <w:jc w:val="both"/>
              <w:rPr>
                <w:lang w:val="en-GB"/>
              </w:rPr>
            </w:pPr>
            <w:r w:rsidRPr="00B4304A">
              <w:rPr>
                <w:lang w:val="en-GB"/>
              </w:rPr>
              <w:t>Deletes an existing element from a sequence or a set of decision variables.</w:t>
            </w:r>
          </w:p>
          <w:p w:rsidR="00513C23" w:rsidRPr="00B4304A" w:rsidRDefault="00513C23" w:rsidP="00AD6AD9">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Freezes the decision variable in the row of the current cell.</w:t>
            </w:r>
          </w:p>
          <w:p w:rsidR="00513C23" w:rsidRPr="00B4304A" w:rsidRDefault="00513C23" w:rsidP="00BA07E0">
            <w:pPr>
              <w:jc w:val="both"/>
              <w:rPr>
                <w:lang w:val="en-GB"/>
              </w:rPr>
            </w:pPr>
          </w:p>
        </w:tc>
      </w:tr>
      <w:tr w:rsidR="00B654FD" w:rsidRPr="009822B4"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00513C23" w:rsidRPr="00B4304A">
              <w:rPr>
                <w:lang w:val="en-GB"/>
              </w:rPr>
              <w:t>)</w:t>
            </w:r>
            <w:r w:rsidR="00BB2728" w:rsidRPr="00B4304A">
              <w:rPr>
                <w:lang w:val="en-GB"/>
              </w:rPr>
              <w:t>.</w:t>
            </w:r>
          </w:p>
          <w:p w:rsidR="00513C23" w:rsidRPr="00B4304A" w:rsidRDefault="00513C23" w:rsidP="00BA07E0">
            <w:pPr>
              <w:jc w:val="both"/>
              <w:rPr>
                <w:lang w:val="en-GB"/>
              </w:rPr>
            </w:pPr>
          </w:p>
        </w:tc>
      </w:tr>
      <w:tr w:rsidR="00B654FD" w:rsidRPr="00B4304A" w:rsidTr="00BA07E0">
        <w:tc>
          <w:tcPr>
            <w:tcW w:w="4130" w:type="dxa"/>
          </w:tcPr>
          <w:p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rsidR="00131067" w:rsidRPr="00B4304A" w:rsidRDefault="00131067" w:rsidP="00954DFA">
      <w:pPr>
        <w:pStyle w:val="Heading1"/>
        <w:rPr>
          <w:lang w:val="en-GB"/>
        </w:rPr>
      </w:pPr>
      <w:bookmarkStart w:id="202" w:name="_Ref424633909"/>
      <w:bookmarkStart w:id="203" w:name="_Toc425144887"/>
      <w:r w:rsidRPr="00B4304A">
        <w:rPr>
          <w:lang w:val="en-GB"/>
        </w:rPr>
        <w:lastRenderedPageBreak/>
        <w:t>Examples</w:t>
      </w:r>
      <w:bookmarkEnd w:id="202"/>
      <w:bookmarkEnd w:id="203"/>
    </w:p>
    <w:p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E242C1">
        <w:rPr>
          <w:lang w:val="en-GB"/>
        </w:rPr>
        <w:t>3.2</w:t>
      </w:r>
      <w:r w:rsidR="003F42BA">
        <w:rPr>
          <w:lang w:val="en-GB"/>
        </w:rPr>
        <w:fldChar w:fldCharType="end"/>
      </w:r>
      <w:r w:rsidR="00241015">
        <w:rPr>
          <w:lang w:val="en-GB"/>
        </w:rPr>
        <w:t>.</w:t>
      </w:r>
    </w:p>
    <w:p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E242C1">
        <w:rPr>
          <w:lang w:val="en-GB"/>
        </w:rPr>
        <w:t>6.2</w:t>
      </w:r>
      <w:r w:rsidR="003F42BA">
        <w:rPr>
          <w:lang w:val="en-GB"/>
        </w:rPr>
        <w:fldChar w:fldCharType="end"/>
      </w:r>
      <w:r>
        <w:rPr>
          <w:lang w:val="en-GB"/>
        </w:rPr>
        <w:t>, we briefly explain the examples and how to execute them.</w:t>
      </w:r>
    </w:p>
    <w:p w:rsidR="00131067" w:rsidRPr="00B4304A" w:rsidRDefault="00131067" w:rsidP="00131067">
      <w:pPr>
        <w:pStyle w:val="Heading2"/>
        <w:rPr>
          <w:lang w:val="en-GB"/>
        </w:rPr>
      </w:pPr>
      <w:bookmarkStart w:id="204" w:name="_Toc425144888"/>
      <w:r w:rsidRPr="00B4304A">
        <w:rPr>
          <w:lang w:val="en-GB"/>
        </w:rPr>
        <w:t>I</w:t>
      </w:r>
      <w:r w:rsidR="00241015">
        <w:rPr>
          <w:lang w:val="en-GB"/>
        </w:rPr>
        <w:t xml:space="preserve">mporting </w:t>
      </w:r>
      <w:r w:rsidRPr="00B4304A">
        <w:rPr>
          <w:lang w:val="en-GB"/>
        </w:rPr>
        <w:t>the Examples</w:t>
      </w:r>
      <w:bookmarkEnd w:id="204"/>
      <w:r w:rsidR="00241015">
        <w:rPr>
          <w:lang w:val="en-GB"/>
        </w:rPr>
        <w:t xml:space="preserve"> into Workspace</w:t>
      </w:r>
    </w:p>
    <w:p w:rsidR="00D721AA" w:rsidRPr="00B4304A" w:rsidRDefault="00D721AA" w:rsidP="00D721AA">
      <w:pPr>
        <w:rPr>
          <w:lang w:val="en-GB"/>
        </w:rPr>
      </w:pPr>
      <w:r w:rsidRPr="00B4304A">
        <w:rPr>
          <w:lang w:val="en-GB"/>
        </w:rPr>
        <w:t>In this section, we describe how to import the examples into the current workspace.</w:t>
      </w:r>
    </w:p>
    <w:p w:rsidR="00D721AA" w:rsidRPr="00B4304A" w:rsidRDefault="00241015" w:rsidP="00D721AA">
      <w:pPr>
        <w:keepNext/>
        <w:jc w:val="center"/>
        <w:rPr>
          <w:lang w:val="en-GB"/>
        </w:rPr>
      </w:pPr>
      <w:r>
        <w:rPr>
          <w:noProof/>
          <w:lang w:eastAsia="de-DE"/>
        </w:rPr>
        <w:drawing>
          <wp:inline distT="0" distB="0" distL="0" distR="0">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rsidR="00D721AA" w:rsidRPr="00B4304A" w:rsidRDefault="00D721AA" w:rsidP="00D721AA">
      <w:pPr>
        <w:pStyle w:val="Caption"/>
        <w:jc w:val="center"/>
        <w:rPr>
          <w:lang w:val="en-GB"/>
        </w:rPr>
      </w:pPr>
      <w:bookmarkStart w:id="205"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17</w:t>
      </w:r>
      <w:r w:rsidR="003F42BA" w:rsidRPr="00B4304A">
        <w:rPr>
          <w:lang w:val="en-GB"/>
        </w:rPr>
        <w:fldChar w:fldCharType="end"/>
      </w:r>
      <w:bookmarkEnd w:id="205"/>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w:t>
      </w:r>
      <w:proofErr w:type="gramStart"/>
      <w:r w:rsidRPr="00B4304A">
        <w:rPr>
          <w:lang w:val="en-GB"/>
        </w:rPr>
        <w:t>select</w:t>
      </w:r>
      <w:proofErr w:type="gramEnd"/>
      <w:r w:rsidRPr="00B4304A">
        <w:rPr>
          <w:lang w:val="en-GB"/>
        </w:rPr>
        <w:t xml:space="preserve">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06" w:author="El-Sharkawy" w:date="2015-07-29T08:20:00Z">
        <w:r w:rsidR="00E242C1" w:rsidRPr="00B4304A">
          <w:rPr>
            <w:lang w:val="en-GB"/>
          </w:rPr>
          <w:t xml:space="preserve">Figure </w:t>
        </w:r>
        <w:r w:rsidR="00E242C1">
          <w:rPr>
            <w:noProof/>
            <w:lang w:val="en-GB"/>
          </w:rPr>
          <w:t>17</w:t>
        </w:r>
      </w:ins>
      <w:del w:id="207" w:author="El-Sharkawy" w:date="2015-07-29T08:20:00Z">
        <w:r w:rsidR="00A6585F" w:rsidRPr="00B4304A" w:rsidDel="00E242C1">
          <w:rPr>
            <w:lang w:val="en-GB"/>
          </w:rPr>
          <w:delText xml:space="preserve">Figure </w:delText>
        </w:r>
        <w:r w:rsidR="00A6585F" w:rsidDel="00E242C1">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08" w:author="El-Sharkawy" w:date="2015-07-29T08:20:00Z">
        <w:r w:rsidR="00E242C1" w:rsidRPr="00B4304A">
          <w:rPr>
            <w:lang w:val="en-GB"/>
          </w:rPr>
          <w:t xml:space="preserve">Figure </w:t>
        </w:r>
        <w:r w:rsidR="00E242C1">
          <w:rPr>
            <w:noProof/>
            <w:lang w:val="en-GB"/>
          </w:rPr>
          <w:t>18</w:t>
        </w:r>
      </w:ins>
      <w:del w:id="209" w:author="El-Sharkawy" w:date="2015-07-29T08:20:00Z">
        <w:r w:rsidR="00A6585F" w:rsidRPr="00B4304A" w:rsidDel="00E242C1">
          <w:rPr>
            <w:lang w:val="en-GB"/>
          </w:rPr>
          <w:delText xml:space="preserve">Figure </w:delText>
        </w:r>
        <w:r w:rsidR="00A6585F" w:rsidDel="00E242C1">
          <w:rPr>
            <w:noProof/>
            <w:lang w:val="en-GB"/>
          </w:rPr>
          <w:delText>18</w:delText>
        </w:r>
      </w:del>
      <w:r w:rsidR="003F42BA" w:rsidRPr="00B4304A">
        <w:rPr>
          <w:lang w:val="en-GB"/>
        </w:rPr>
        <w:fldChar w:fldCharType="end"/>
      </w:r>
      <w:r w:rsidRPr="00B4304A">
        <w:rPr>
          <w:lang w:val="en-GB"/>
        </w:rPr>
        <w:t>).</w:t>
      </w:r>
    </w:p>
    <w:p w:rsidR="00D721AA" w:rsidRPr="00B4304A" w:rsidRDefault="00241015" w:rsidP="00D721AA">
      <w:pPr>
        <w:keepNext/>
        <w:jc w:val="center"/>
        <w:rPr>
          <w:lang w:val="en-GB"/>
        </w:rPr>
      </w:pPr>
      <w:r>
        <w:rPr>
          <w:noProof/>
          <w:lang w:eastAsia="de-DE"/>
        </w:rPr>
        <w:lastRenderedPageBreak/>
        <w:drawing>
          <wp:inline distT="0" distB="0" distL="0" distR="0">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rsidR="00D721AA" w:rsidRPr="00B4304A" w:rsidRDefault="00D721AA" w:rsidP="00D721AA">
      <w:pPr>
        <w:pStyle w:val="Caption"/>
        <w:jc w:val="center"/>
        <w:rPr>
          <w:lang w:val="en-GB"/>
        </w:rPr>
      </w:pPr>
      <w:bookmarkStart w:id="210"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18</w:t>
      </w:r>
      <w:r w:rsidR="003F42BA" w:rsidRPr="00B4304A">
        <w:rPr>
          <w:lang w:val="en-GB"/>
        </w:rPr>
        <w:fldChar w:fldCharType="end"/>
      </w:r>
      <w:bookmarkEnd w:id="210"/>
      <w:r w:rsidRPr="00B4304A">
        <w:rPr>
          <w:lang w:val="en-GB"/>
        </w:rPr>
        <w:t xml:space="preserve">: </w:t>
      </w:r>
      <w:r w:rsidR="00AF6B9F" w:rsidRPr="00B4304A">
        <w:rPr>
          <w:lang w:val="en-GB"/>
        </w:rPr>
        <w:t xml:space="preserve">Selection of the </w:t>
      </w:r>
      <w:r w:rsidRPr="00B4304A">
        <w:rPr>
          <w:lang w:val="en-GB"/>
        </w:rPr>
        <w:t>Examples Wizard.</w:t>
      </w:r>
    </w:p>
    <w:p w:rsidR="00AF6B9F" w:rsidRPr="00B4304A" w:rsidRDefault="00057BFF" w:rsidP="00057BFF">
      <w:pPr>
        <w:keepNext/>
        <w:jc w:val="center"/>
        <w:rPr>
          <w:lang w:val="en-GB"/>
        </w:rPr>
      </w:pPr>
      <w:r w:rsidRPr="00B4304A">
        <w:rPr>
          <w:noProof/>
          <w:lang w:eastAsia="de-DE"/>
        </w:rPr>
        <w:drawing>
          <wp:inline distT="0" distB="0" distL="0" distR="0">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553075" cy="4733925"/>
                    </a:xfrm>
                    <a:prstGeom prst="rect">
                      <a:avLst/>
                    </a:prstGeom>
                  </pic:spPr>
                </pic:pic>
              </a:graphicData>
            </a:graphic>
          </wp:inline>
        </w:drawing>
      </w:r>
    </w:p>
    <w:p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19</w:t>
      </w:r>
      <w:r w:rsidR="003F42BA" w:rsidRPr="00B4304A">
        <w:rPr>
          <w:lang w:val="en-GB"/>
        </w:rPr>
        <w:fldChar w:fldCharType="end"/>
      </w:r>
      <w:r w:rsidRPr="00B4304A">
        <w:rPr>
          <w:lang w:val="en-GB"/>
        </w:rPr>
        <w:t>: Examples Wizard.</w:t>
      </w:r>
    </w:p>
    <w:p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rsidR="00AF6B9F" w:rsidRPr="00B4304A" w:rsidRDefault="00131067" w:rsidP="00AF6B9F">
      <w:pPr>
        <w:pStyle w:val="Heading2"/>
        <w:rPr>
          <w:lang w:val="en-GB"/>
        </w:rPr>
      </w:pPr>
      <w:bookmarkStart w:id="211" w:name="_Toc425144889"/>
      <w:bookmarkStart w:id="212" w:name="_Ref425920770"/>
      <w:r w:rsidRPr="00B4304A">
        <w:rPr>
          <w:lang w:val="en-GB"/>
        </w:rPr>
        <w:t>Running the Examples</w:t>
      </w:r>
      <w:bookmarkEnd w:id="211"/>
      <w:bookmarkEnd w:id="212"/>
    </w:p>
    <w:p w:rsidR="00057BFF" w:rsidRDefault="00057BFF" w:rsidP="00131067">
      <w:pPr>
        <w:pStyle w:val="Heading3"/>
        <w:rPr>
          <w:lang w:val="en-GB"/>
        </w:rPr>
      </w:pPr>
      <w:bookmarkStart w:id="213" w:name="_Toc425144890"/>
      <w:proofErr w:type="spellStart"/>
      <w:r w:rsidRPr="00B4304A">
        <w:rPr>
          <w:lang w:val="en-GB"/>
        </w:rPr>
        <w:t>EASyDemoCommands</w:t>
      </w:r>
      <w:bookmarkEnd w:id="213"/>
      <w:proofErr w:type="spellEnd"/>
    </w:p>
    <w:p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fldSimple w:instr=" REF _Ref425142588 \h  \* MERGEFORMAT ">
        <w:ins w:id="214" w:author="El-Sharkawy" w:date="2015-07-29T08:20:00Z">
          <w:r w:rsidR="00E242C1" w:rsidRPr="00672926">
            <w:rPr>
              <w:lang w:val="en-GB"/>
            </w:rPr>
            <w:t xml:space="preserve">Figure </w:t>
          </w:r>
          <w:r w:rsidR="00E242C1">
            <w:rPr>
              <w:noProof/>
              <w:lang w:val="en-GB"/>
            </w:rPr>
            <w:t>20</w:t>
          </w:r>
        </w:ins>
        <w:del w:id="215" w:author="El-Sharkawy" w:date="2015-07-29T08:20:00Z">
          <w:r w:rsidR="00A6585F" w:rsidRPr="00672926" w:rsidDel="00E242C1">
            <w:rPr>
              <w:lang w:val="en-GB"/>
            </w:rPr>
            <w:delText xml:space="preserve">Figure </w:delText>
          </w:r>
          <w:r w:rsidR="00A6585F" w:rsidDel="00E242C1">
            <w:rPr>
              <w:noProof/>
              <w:lang w:val="en-GB"/>
            </w:rPr>
            <w:delText>20</w:delText>
          </w:r>
        </w:del>
      </w:fldSimple>
      <w:r>
        <w:rPr>
          <w:lang w:val="en-GB"/>
        </w:rPr>
        <w:t>).</w:t>
      </w:r>
    </w:p>
    <w:p w:rsidR="00672926" w:rsidRDefault="003F42BA" w:rsidP="00672926">
      <w:pPr>
        <w:keepNext/>
        <w:jc w:val="center"/>
      </w:pPr>
      <w:r>
        <w:rPr>
          <w:noProof/>
          <w:lang w:eastAsia="de-DE"/>
        </w:rPr>
        <w:pict>
          <v:oval id="_x0000_s1083" style="position:absolute;left:0;text-align:left;margin-left:87.4pt;margin-top:170.65pt;width:108.75pt;height:26.25pt;z-index:251666432" filled="f" strokecolor="#c00000" strokeweight="2pt"/>
        </w:pict>
      </w:r>
      <w:r w:rsidR="00672926">
        <w:rPr>
          <w:noProof/>
          <w:lang w:eastAsia="de-DE"/>
        </w:rPr>
        <w:drawing>
          <wp:inline distT="0" distB="0" distL="0" distR="0">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rsidR="00672926" w:rsidRPr="00672926" w:rsidRDefault="00672926" w:rsidP="00672926">
      <w:pPr>
        <w:pStyle w:val="Caption"/>
        <w:jc w:val="center"/>
        <w:rPr>
          <w:lang w:val="en-GB"/>
        </w:rPr>
      </w:pPr>
      <w:bookmarkStart w:id="216"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E242C1">
        <w:rPr>
          <w:noProof/>
          <w:lang w:val="en-GB"/>
        </w:rPr>
        <w:t>20</w:t>
      </w:r>
      <w:r w:rsidR="003F42BA">
        <w:fldChar w:fldCharType="end"/>
      </w:r>
      <w:bookmarkEnd w:id="216"/>
      <w:r w:rsidRPr="00672926">
        <w:rPr>
          <w:lang w:val="en-GB"/>
        </w:rPr>
        <w:t>: Command to open the "Product Line Editor".</w:t>
      </w:r>
    </w:p>
    <w:p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rsidR="001D5D8F" w:rsidRDefault="003F42BA" w:rsidP="001D5D8F">
      <w:pPr>
        <w:keepNext/>
        <w:jc w:val="center"/>
      </w:pPr>
      <w:r>
        <w:rPr>
          <w:noProof/>
          <w:lang w:eastAsia="de-DE"/>
        </w:rPr>
        <w:lastRenderedPageBreak/>
        <w:pict>
          <v:oval id="_x0000_s1085" style="position:absolute;left:0;text-align:left;margin-left:295.9pt;margin-top:18.75pt;width:157.5pt;height:26.25pt;z-index:251668480" filled="f" strokecolor="#c00000" strokeweight="2pt"/>
        </w:pict>
      </w:r>
      <w:r>
        <w:rPr>
          <w:noProof/>
          <w:lang w:eastAsia="de-DE"/>
        </w:rPr>
        <w:pict>
          <v:oval id="_x0000_s1084" style="position:absolute;left:0;text-align:left;margin-left:-9.35pt;margin-top:151.5pt;width:119.25pt;height:26.25pt;z-index:251667456" filled="f" strokecolor="#c00000" strokeweight="2pt"/>
        </w:pict>
      </w:r>
      <w:r w:rsidR="001D5D8F">
        <w:rPr>
          <w:noProof/>
          <w:lang w:eastAsia="de-DE"/>
        </w:rPr>
        <w:drawing>
          <wp:inline distT="0" distB="0" distL="0" distR="0">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E242C1">
        <w:rPr>
          <w:noProof/>
          <w:lang w:val="en-GB"/>
        </w:rPr>
        <w:t>21</w:t>
      </w:r>
      <w:r w:rsidR="003F42BA">
        <w:fldChar w:fldCharType="end"/>
      </w:r>
      <w:r w:rsidRPr="001D5D8F">
        <w:rPr>
          <w:lang w:val="en-GB"/>
        </w:rPr>
        <w:t>: Derivation of a new "product" project.</w:t>
      </w:r>
    </w:p>
    <w:p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rsidR="004444BA" w:rsidRDefault="004444BA" w:rsidP="004444BA">
      <w:pPr>
        <w:pStyle w:val="Heading4"/>
        <w:rPr>
          <w:lang w:val="en-GB"/>
        </w:rPr>
      </w:pPr>
      <w:proofErr w:type="spellStart"/>
      <w:r w:rsidRPr="004444BA">
        <w:rPr>
          <w:lang w:val="en-GB"/>
        </w:rPr>
        <w:t>EASyDemoCommandsPlatform</w:t>
      </w:r>
      <w:proofErr w:type="spellEnd"/>
    </w:p>
    <w:p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rsidR="004444BA" w:rsidRDefault="004444BA" w:rsidP="004444BA">
      <w:pPr>
        <w:pStyle w:val="Heading4"/>
        <w:rPr>
          <w:lang w:val="en-GB"/>
        </w:rPr>
      </w:pPr>
      <w:proofErr w:type="spellStart"/>
      <w:r w:rsidRPr="004444BA">
        <w:rPr>
          <w:lang w:val="en-GB"/>
        </w:rPr>
        <w:t>EASyDemoCommandsConstants</w:t>
      </w:r>
      <w:proofErr w:type="spellEnd"/>
    </w:p>
    <w:p w:rsidR="004444BA" w:rsidRDefault="003F42BA" w:rsidP="00C51A99">
      <w:pPr>
        <w:jc w:val="both"/>
        <w:rPr>
          <w:lang w:val="en-GB"/>
        </w:rPr>
      </w:pPr>
      <w:r>
        <w:rPr>
          <w:noProof/>
        </w:rPr>
        <w:pict>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JavaFileArtifact</w:t>
                  </w:r>
                  <w:proofErr w:type="spellEnd"/>
                  <w:r w:rsidRPr="00C51A99">
                    <w:rPr>
                      <w:rFonts w:ascii="Consolas" w:hAnsi="Consolas" w:cs="Consolas"/>
                      <w:color w:val="000000"/>
                      <w:sz w:val="20"/>
                      <w:szCs w:val="20"/>
                      <w:lang w:val="en-GB"/>
                    </w:rPr>
                    <w:t xml:space="preserve">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src</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io</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ssehub</w:t>
                  </w:r>
                  <w:proofErr w:type="spellEnd"/>
                  <w:r w:rsidRPr="002C1971">
                    <w:rPr>
                      <w:rFonts w:ascii="Consolas" w:hAnsi="Consolas" w:cs="Consolas"/>
                      <w:color w:val="2A00FF"/>
                      <w:sz w:val="20"/>
                      <w:szCs w:val="20"/>
                      <w:lang w:val="en-GB"/>
                    </w:rPr>
                    <w:t>/easy/demo/command/constants/Main.java"</w:t>
                  </w:r>
                  <w:r w:rsidRPr="002C1971">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JavaClass</w:t>
                  </w:r>
                  <w:proofErr w:type="spellEnd"/>
                  <w:r w:rsidRPr="00C51A99">
                    <w:rPr>
                      <w:rFonts w:ascii="Consolas" w:hAnsi="Consolas" w:cs="Consolas"/>
                      <w:color w:val="000000"/>
                      <w:sz w:val="20"/>
                      <w:szCs w:val="20"/>
                      <w:lang w:val="en-GB"/>
                    </w:rPr>
                    <w:t xml:space="preserve"> </w:t>
                  </w:r>
                  <w:proofErr w:type="spellStart"/>
                  <w:r w:rsidRPr="00C51A99">
                    <w:rPr>
                      <w:rFonts w:ascii="Consolas" w:hAnsi="Consolas" w:cs="Consolas"/>
                      <w:color w:val="000000"/>
                      <w:sz w:val="20"/>
                      <w:szCs w:val="20"/>
                      <w:lang w:val="en-GB"/>
                    </w:rPr>
                    <w:t>cls</w:t>
                  </w:r>
                  <w:proofErr w:type="spellEnd"/>
                  <w:r w:rsidRPr="00C51A99">
                    <w:rPr>
                      <w:rFonts w:ascii="Consolas" w:hAnsi="Consolas" w:cs="Consolas"/>
                      <w:color w:val="000000"/>
                      <w:sz w:val="20"/>
                      <w:szCs w:val="20"/>
                      <w:lang w:val="en-GB"/>
                    </w:rPr>
                    <w:t xml:space="preserve"> = </w:t>
                  </w:r>
                  <w:proofErr w:type="spellStart"/>
                  <w:proofErr w:type="gramStart"/>
                  <w:r w:rsidRPr="00C51A99">
                    <w:rPr>
                      <w:rFonts w:ascii="Consolas" w:hAnsi="Consolas" w:cs="Consolas"/>
                      <w:color w:val="000000"/>
                      <w:sz w:val="20"/>
                      <w:szCs w:val="20"/>
                      <w:lang w:val="en-GB"/>
                    </w:rPr>
                    <w:t>f.defaultClass</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spellStart"/>
                  <w:proofErr w:type="gramStart"/>
                  <w:r w:rsidRPr="00C51A99">
                    <w:rPr>
                      <w:rFonts w:ascii="Consolas" w:hAnsi="Consolas" w:cs="Consolas"/>
                      <w:color w:val="000000"/>
                      <w:sz w:val="20"/>
                      <w:szCs w:val="20"/>
                      <w:lang w:val="en-GB"/>
                    </w:rPr>
                    <w:t>cls.attributeByName</w:t>
                  </w:r>
                  <w:proofErr w:type="spellEnd"/>
                  <w:r w:rsidRPr="00C51A99">
                    <w:rPr>
                      <w:rFonts w:ascii="Consolas" w:hAnsi="Consolas" w:cs="Consolas"/>
                      <w:color w:val="000000"/>
                      <w:sz w:val="20"/>
                      <w:szCs w:val="20"/>
                      <w:lang w:val="en-GB"/>
                    </w:rPr>
                    <w:t>(</w:t>
                  </w:r>
                  <w:proofErr w:type="gramEnd"/>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setValue</w:t>
                  </w:r>
                  <w:proofErr w:type="spellEnd"/>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cfg.appName</w:t>
                  </w:r>
                  <w:proofErr w:type="spellEnd"/>
                  <w:r w:rsidRPr="00C51A99">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roofErr w:type="gramStart"/>
                  <w:r w:rsidRPr="00C51A99">
                    <w:rPr>
                      <w:rFonts w:ascii="Consolas" w:hAnsi="Consolas" w:cs="Consolas"/>
                      <w:color w:val="000000"/>
                      <w:sz w:val="20"/>
                      <w:szCs w:val="20"/>
                      <w:lang w:val="en-GB"/>
                    </w:rPr>
                    <w:t>cls.attributeByName(</w:t>
                  </w:r>
                  <w:proofErr w:type="gramEnd"/>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rsidR="00241015" w:rsidRPr="002C1971" w:rsidRDefault="00241015" w:rsidP="00C51A99">
                  <w:pPr>
                    <w:pStyle w:val="Heading4"/>
                    <w:rPr>
                      <w:rFonts w:ascii="Consolas" w:hAnsi="Consolas" w:cs="Consolas"/>
                      <w:b w:val="0"/>
                      <w:i w:val="0"/>
                      <w:color w:val="000000"/>
                      <w:sz w:val="20"/>
                      <w:szCs w:val="20"/>
                      <w:lang w:val="en-GB"/>
                    </w:rPr>
                  </w:pPr>
                  <w:proofErr w:type="spellStart"/>
                  <w:proofErr w:type="gramStart"/>
                  <w:r w:rsidRPr="002C1971">
                    <w:rPr>
                      <w:rFonts w:ascii="Consolas" w:hAnsi="Consolas" w:cs="Consolas"/>
                      <w:b w:val="0"/>
                      <w:i w:val="0"/>
                      <w:color w:val="000000"/>
                      <w:sz w:val="20"/>
                      <w:szCs w:val="20"/>
                      <w:lang w:val="en-GB"/>
                    </w:rPr>
                    <w:t>javac</w:t>
                  </w:r>
                  <w:proofErr w:type="spellEnd"/>
                  <w:r w:rsidRPr="002C1971">
                    <w:rPr>
                      <w:rFonts w:ascii="Consolas" w:hAnsi="Consolas" w:cs="Consolas"/>
                      <w:b w:val="0"/>
                      <w:i w:val="0"/>
                      <w:color w:val="000000"/>
                      <w:sz w:val="20"/>
                      <w:szCs w:val="20"/>
                      <w:lang w:val="en-GB"/>
                    </w:rPr>
                    <w:t>(</w:t>
                  </w:r>
                  <w:proofErr w:type="gramEnd"/>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w:t>
                  </w:r>
                  <w:proofErr w:type="spellStart"/>
                  <w:r w:rsidRPr="002C1971">
                    <w:rPr>
                      <w:rFonts w:ascii="Consolas" w:hAnsi="Consolas" w:cs="Consolas"/>
                      <w:b w:val="0"/>
                      <w:i w:val="0"/>
                      <w:color w:val="2A00FF"/>
                      <w:sz w:val="20"/>
                      <w:szCs w:val="20"/>
                      <w:lang w:val="en-GB"/>
                    </w:rPr>
                    <w:t>src</w:t>
                  </w:r>
                  <w:proofErr w:type="spellEnd"/>
                  <w:r w:rsidRPr="002C1971">
                    <w:rPr>
                      <w:rFonts w:ascii="Consolas" w:hAnsi="Consolas" w:cs="Consolas"/>
                      <w:b w:val="0"/>
                      <w:i w:val="0"/>
                      <w:color w:val="2A00FF"/>
                      <w:sz w:val="20"/>
                      <w:szCs w:val="20"/>
                      <w:lang w:val="en-GB"/>
                    </w:rPr>
                    <w:t>/**/*.java"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rsidR="00241015" w:rsidRPr="001D5D8F" w:rsidRDefault="00241015" w:rsidP="00C51A99">
                  <w:pPr>
                    <w:pStyle w:val="Caption"/>
                    <w:jc w:val="center"/>
                    <w:rPr>
                      <w:lang w:val="en-GB"/>
                    </w:rPr>
                  </w:pPr>
                  <w:bookmarkStart w:id="217" w:name="_Ref425144186"/>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E242C1">
                    <w:rPr>
                      <w:noProof/>
                      <w:lang w:val="en-GB"/>
                    </w:rPr>
                    <w:t>22</w:t>
                  </w:r>
                  <w:r w:rsidR="003F42BA">
                    <w:fldChar w:fldCharType="end"/>
                  </w:r>
                  <w:bookmarkEnd w:id="217"/>
                  <w:r w:rsidRPr="001D5D8F">
                    <w:rPr>
                      <w:lang w:val="en-GB"/>
                    </w:rPr>
                    <w:t xml:space="preserve">: </w:t>
                  </w:r>
                  <w:r>
                    <w:rPr>
                      <w:lang w:val="en-GB"/>
                    </w:rPr>
                    <w:t xml:space="preserve">VIL code snippet </w:t>
                  </w:r>
                  <w:proofErr w:type="spellStart"/>
                  <w:r>
                    <w:rPr>
                      <w:lang w:val="en-GB"/>
                    </w:rPr>
                    <w:t>EASyDemoCommandsConstants</w:t>
                  </w:r>
                  <w:proofErr w:type="spellEnd"/>
                  <w:r>
                    <w:rPr>
                      <w:lang w:val="en-GB"/>
                    </w:rPr>
                    <w:t>.</w:t>
                  </w:r>
                </w:p>
                <w:p w:rsidR="00241015" w:rsidRPr="00C51A99" w:rsidRDefault="00241015" w:rsidP="00C51A99">
                  <w:pPr>
                    <w:rPr>
                      <w:lang w:val="en-GB"/>
                    </w:rPr>
                  </w:pPr>
                </w:p>
                <w:p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fldSimple w:instr=" REF _Ref425144186 \h  \* MERGEFORMAT ">
        <w:ins w:id="218" w:author="El-Sharkawy" w:date="2015-07-29T08:20:00Z">
          <w:r w:rsidR="00E242C1" w:rsidRPr="001D5D8F">
            <w:rPr>
              <w:lang w:val="en-GB"/>
            </w:rPr>
            <w:t xml:space="preserve">Figure </w:t>
          </w:r>
          <w:r w:rsidR="00E242C1">
            <w:rPr>
              <w:noProof/>
              <w:lang w:val="en-GB"/>
            </w:rPr>
            <w:t>22</w:t>
          </w:r>
        </w:ins>
        <w:del w:id="219" w:author="El-Sharkawy" w:date="2015-07-29T08:20:00Z">
          <w:r w:rsidR="00A6585F" w:rsidRPr="001D5D8F" w:rsidDel="00E242C1">
            <w:rPr>
              <w:lang w:val="en-GB"/>
            </w:rPr>
            <w:delText xml:space="preserve">Figure </w:delText>
          </w:r>
          <w:r w:rsidR="00A6585F" w:rsidDel="00E242C1">
            <w:rPr>
              <w:noProof/>
              <w:lang w:val="en-GB"/>
            </w:rPr>
            <w:delText>22</w:delText>
          </w:r>
        </w:del>
      </w:fldSimple>
      <w:r w:rsidR="00C51A99">
        <w:rPr>
          <w:lang w:val="en-GB"/>
        </w:rPr>
        <w:t xml:space="preserve"> shows how VIL is used to change the values of defined constants inside the Main class, before the changed classes are compiled into the bin directory.</w:t>
      </w:r>
    </w:p>
    <w:p w:rsidR="004444BA" w:rsidRDefault="004444BA" w:rsidP="00C51A99">
      <w:pPr>
        <w:pStyle w:val="Heading4"/>
        <w:rPr>
          <w:lang w:val="en-GB"/>
        </w:rPr>
      </w:pPr>
      <w:proofErr w:type="spellStart"/>
      <w:r w:rsidRPr="004444BA">
        <w:rPr>
          <w:lang w:val="en-GB"/>
        </w:rPr>
        <w:t>EASyDemoCommandsFile</w:t>
      </w:r>
      <w:proofErr w:type="spellEnd"/>
    </w:p>
    <w:p w:rsidR="00191AA1" w:rsidRPr="00191AA1" w:rsidRDefault="00191AA1" w:rsidP="00191AA1">
      <w:pPr>
        <w:jc w:val="both"/>
        <w:rPr>
          <w:lang w:val="en-GB"/>
        </w:rPr>
      </w:pPr>
      <w:r>
        <w:rPr>
          <w:lang w:val="en-GB"/>
        </w:rPr>
        <w:t>This project used VIL to delete not selects files from the derived project.</w:t>
      </w:r>
    </w:p>
    <w:p w:rsidR="004444BA" w:rsidRDefault="004444BA" w:rsidP="004444BA">
      <w:pPr>
        <w:pStyle w:val="Heading4"/>
        <w:rPr>
          <w:lang w:val="en-GB"/>
        </w:rPr>
      </w:pPr>
      <w:proofErr w:type="spellStart"/>
      <w:r w:rsidRPr="004444BA">
        <w:rPr>
          <w:lang w:val="en-GB"/>
        </w:rPr>
        <w:t>EASyDemoCommandsGen</w:t>
      </w:r>
      <w:proofErr w:type="spellEnd"/>
    </w:p>
    <w:p w:rsidR="00191AA1" w:rsidRPr="00191AA1" w:rsidRDefault="00191AA1" w:rsidP="00191AA1">
      <w:pPr>
        <w:jc w:val="both"/>
        <w:rPr>
          <w:lang w:val="en-GB"/>
        </w:rPr>
      </w:pPr>
      <w:r>
        <w:rPr>
          <w:lang w:val="en-GB"/>
        </w:rPr>
        <w:t>This project uses VTL to generate new java files according to the specified configuration.</w:t>
      </w:r>
    </w:p>
    <w:p w:rsidR="004444BA" w:rsidRDefault="004444BA" w:rsidP="004444BA">
      <w:pPr>
        <w:pStyle w:val="Heading4"/>
        <w:rPr>
          <w:lang w:val="en-GB"/>
        </w:rPr>
      </w:pPr>
      <w:proofErr w:type="spellStart"/>
      <w:r w:rsidRPr="004444BA">
        <w:rPr>
          <w:lang w:val="en-GB"/>
        </w:rPr>
        <w:t>EASyDemoCommandsGenStatic</w:t>
      </w:r>
      <w:proofErr w:type="spellEnd"/>
    </w:p>
    <w:p w:rsidR="00191AA1" w:rsidRPr="00191AA1" w:rsidRDefault="00191AA1" w:rsidP="00191AA1">
      <w:pPr>
        <w:jc w:val="both"/>
        <w:rPr>
          <w:lang w:val="en-GB"/>
        </w:rPr>
      </w:pPr>
      <w:r>
        <w:rPr>
          <w:lang w:val="en-GB"/>
        </w:rPr>
        <w:t>This project uses VTL to generate one Java source file which constants, which is uses for conditional compilation.</w:t>
      </w:r>
    </w:p>
    <w:p w:rsidR="004444BA" w:rsidRDefault="004444BA" w:rsidP="004444BA">
      <w:pPr>
        <w:pStyle w:val="Heading4"/>
        <w:rPr>
          <w:lang w:val="en-GB"/>
        </w:rPr>
      </w:pPr>
      <w:proofErr w:type="spellStart"/>
      <w:r w:rsidRPr="004444BA">
        <w:rPr>
          <w:lang w:val="en-GB"/>
        </w:rPr>
        <w:lastRenderedPageBreak/>
        <w:t>EASyDemoCommandsVelocity</w:t>
      </w:r>
      <w:proofErr w:type="spellEnd"/>
    </w:p>
    <w:p w:rsidR="00191AA1" w:rsidRPr="00191AA1" w:rsidRDefault="00191AA1" w:rsidP="00191AA1">
      <w:pPr>
        <w:rPr>
          <w:lang w:val="en-GB"/>
        </w:rPr>
      </w:pPr>
      <w:r>
        <w:rPr>
          <w:lang w:val="en-GB"/>
        </w:rPr>
        <w:t>This projects uses velocity</w:t>
      </w:r>
      <w:r>
        <w:rPr>
          <w:rStyle w:val="FootnoteReference"/>
          <w:lang w:val="en-GB"/>
        </w:rPr>
        <w:footnoteReference w:id="12"/>
      </w:r>
      <w:r>
        <w:rPr>
          <w:lang w:val="en-GB"/>
        </w:rPr>
        <w:t xml:space="preserve"> as a pre-processor for removing unselected variability out of the source code.</w:t>
      </w:r>
    </w:p>
    <w:p w:rsidR="00057BFF" w:rsidRPr="00B4304A" w:rsidRDefault="00057BFF" w:rsidP="00131067">
      <w:pPr>
        <w:pStyle w:val="Heading3"/>
        <w:rPr>
          <w:lang w:val="en-GB"/>
        </w:rPr>
      </w:pPr>
      <w:bookmarkStart w:id="225" w:name="_Toc425144891"/>
      <w:proofErr w:type="spellStart"/>
      <w:r w:rsidRPr="00B4304A">
        <w:rPr>
          <w:lang w:val="en-GB"/>
        </w:rPr>
        <w:t>EASyDemoTree</w:t>
      </w:r>
      <w:bookmarkEnd w:id="225"/>
      <w:proofErr w:type="spellEnd"/>
    </w:p>
    <w:p w:rsidR="00131067" w:rsidRPr="00B4304A" w:rsidRDefault="00131067" w:rsidP="00131067">
      <w:pPr>
        <w:pStyle w:val="Heading3"/>
        <w:rPr>
          <w:lang w:val="en-GB"/>
        </w:rPr>
      </w:pPr>
      <w:bookmarkStart w:id="226" w:name="_Toc425144892"/>
      <w:proofErr w:type="spellStart"/>
      <w:r w:rsidRPr="00B4304A">
        <w:rPr>
          <w:lang w:val="en-GB"/>
        </w:rPr>
        <w:t>HelloWorld</w:t>
      </w:r>
      <w:bookmarkEnd w:id="226"/>
      <w:proofErr w:type="spellEnd"/>
    </w:p>
    <w:p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w:t>
      </w:r>
      <w:proofErr w:type="spellEnd"/>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w:t>
      </w:r>
      <w:proofErr w:type="spellStart"/>
      <w:r w:rsidRPr="00B4304A">
        <w:rPr>
          <w:lang w:val="en-GB"/>
        </w:rPr>
        <w:t>runnable</w:t>
      </w:r>
      <w:proofErr w:type="spellEnd"/>
      <w:r w:rsidRPr="00B4304A">
        <w:rPr>
          <w:lang w:val="en-GB"/>
        </w:rPr>
        <w:t xml:space="preserv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rsidR="005268DB" w:rsidRPr="00B4304A" w:rsidRDefault="003F42BA" w:rsidP="00595397">
      <w:pPr>
        <w:rPr>
          <w:lang w:val="en-GB"/>
        </w:rPr>
      </w:pPr>
      <w:r w:rsidRPr="003F42BA">
        <w:rPr>
          <w:lang w:val="en-GB" w:eastAsia="de-D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sidRPr="003F42BA">
        <w:rPr>
          <w:lang w:val="en-GB" w:eastAsia="de-DE"/>
        </w:rPr>
        <w:pict>
          <v:shape id="_x0000_s1068" type="#_x0000_t67" style="position:absolute;margin-left:314.8pt;margin-top:54.95pt;width:11.7pt;height:18.5pt;rotation:4002795fd;z-index:251664384" fillcolor="#c00000" strokecolor="#c00000">
            <v:textbox style="layout-flow:vertical-ideographic"/>
          </v:shape>
        </w:pict>
      </w:r>
      <w:r w:rsidRPr="003F42BA">
        <w:rPr>
          <w:lang w:val="en-GB" w:eastAsia="de-DE"/>
        </w:rPr>
        <w:pict>
          <v:oval id="_x0000_s1067" style="position:absolute;margin-left:150.4pt;margin-top:156.3pt;width:78pt;height:16.5pt;z-index:251663360" filled="f" strokecolor="#c00000" strokeweight="2pt"/>
        </w:pict>
      </w:r>
      <w:r w:rsidR="005268DB" w:rsidRPr="00B4304A">
        <w:rPr>
          <w:noProof/>
          <w:lang w:eastAsia="de-DE"/>
        </w:rPr>
        <w:drawing>
          <wp:inline distT="0" distB="0" distL="0" distR="0">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60720" cy="2969778"/>
                    </a:xfrm>
                    <a:prstGeom prst="rect">
                      <a:avLst/>
                    </a:prstGeom>
                    <a:solidFill>
                      <a:srgbClr val="C00000"/>
                    </a:solidFill>
                  </pic:spPr>
                </pic:pic>
              </a:graphicData>
            </a:graphic>
          </wp:inline>
        </w:drawing>
      </w:r>
    </w:p>
    <w:p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rsidR="00131067" w:rsidRPr="00B4304A" w:rsidRDefault="00AF6B9F" w:rsidP="00131067">
      <w:pPr>
        <w:pStyle w:val="Heading3"/>
        <w:rPr>
          <w:lang w:val="en-GB"/>
        </w:rPr>
      </w:pPr>
      <w:bookmarkStart w:id="227" w:name="_Toc425144893"/>
      <w:r w:rsidRPr="00B4304A">
        <w:rPr>
          <w:lang w:val="en-GB"/>
        </w:rPr>
        <w:t>Elevator-Examples</w:t>
      </w:r>
      <w:bookmarkEnd w:id="227"/>
    </w:p>
    <w:p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28" w:name="_Ref424633910"/>
      <w:r w:rsidRPr="00B4304A">
        <w:rPr>
          <w:lang w:val="en-GB"/>
        </w:rPr>
        <w:br w:type="page"/>
      </w:r>
    </w:p>
    <w:p w:rsidR="00954DFA" w:rsidRPr="00B4304A" w:rsidRDefault="00954DFA" w:rsidP="00954DFA">
      <w:pPr>
        <w:pStyle w:val="Heading1"/>
        <w:rPr>
          <w:lang w:val="en-GB"/>
        </w:rPr>
      </w:pPr>
      <w:bookmarkStart w:id="229" w:name="_Toc425144894"/>
      <w:r w:rsidRPr="00B4304A">
        <w:rPr>
          <w:lang w:val="en-GB"/>
        </w:rPr>
        <w:lastRenderedPageBreak/>
        <w:t>Frequently Asked Questions (FAQ)</w:t>
      </w:r>
      <w:bookmarkEnd w:id="228"/>
      <w:bookmarkEnd w:id="229"/>
    </w:p>
    <w:p w:rsidR="00954DFA" w:rsidRPr="00B4304A" w:rsidRDefault="00954DFA" w:rsidP="00954DFA">
      <w:pPr>
        <w:rPr>
          <w:lang w:val="en-GB"/>
        </w:rPr>
      </w:pPr>
      <w:r w:rsidRPr="00B4304A">
        <w:rPr>
          <w:lang w:val="en-GB"/>
        </w:rPr>
        <w:t>In this section, we describe known problems and solutions while working with EASy.</w:t>
      </w:r>
    </w:p>
    <w:p w:rsidR="00954DFA" w:rsidRPr="00B4304A" w:rsidRDefault="00954DFA" w:rsidP="00954DFA">
      <w:pPr>
        <w:pStyle w:val="Heading2"/>
        <w:rPr>
          <w:lang w:val="en-GB"/>
        </w:rPr>
      </w:pPr>
      <w:bookmarkStart w:id="230" w:name="_Toc425144895"/>
      <w:r w:rsidRPr="00B4304A">
        <w:rPr>
          <w:lang w:val="en-GB"/>
        </w:rPr>
        <w:t>VIL-Editor won’t work after updating EASy/</w:t>
      </w:r>
      <w:proofErr w:type="spellStart"/>
      <w:r w:rsidRPr="00B4304A">
        <w:rPr>
          <w:lang w:val="en-GB"/>
        </w:rPr>
        <w:t>Xtext</w:t>
      </w:r>
      <w:bookmarkEnd w:id="230"/>
      <w:proofErr w:type="spellEnd"/>
    </w:p>
    <w:p w:rsidR="00954DFA" w:rsidRPr="00B4304A" w:rsidRDefault="00954DFA" w:rsidP="00954DFA">
      <w:pPr>
        <w:rPr>
          <w:b/>
          <w:lang w:val="en-GB"/>
        </w:rPr>
      </w:pPr>
      <w:r w:rsidRPr="00B4304A">
        <w:rPr>
          <w:b/>
          <w:lang w:val="en-GB"/>
        </w:rPr>
        <w:t>Description</w:t>
      </w:r>
    </w:p>
    <w:p w:rsidR="00954DFA" w:rsidRPr="00B4304A" w:rsidRDefault="002F1879" w:rsidP="002F1879">
      <w:pPr>
        <w:jc w:val="both"/>
        <w:rPr>
          <w:lang w:val="en-GB"/>
        </w:rPr>
      </w:pPr>
      <w:r w:rsidRPr="00B4304A">
        <w:rPr>
          <w:lang w:val="en-GB"/>
        </w:rPr>
        <w:t xml:space="preserve">After an update of EASy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31" w:author="El-Sharkawy" w:date="2015-07-29T08:20:00Z">
        <w:r w:rsidR="00E242C1" w:rsidRPr="00B4304A">
          <w:rPr>
            <w:lang w:val="en-GB"/>
          </w:rPr>
          <w:t xml:space="preserve">Figure </w:t>
        </w:r>
        <w:r w:rsidR="00E242C1">
          <w:rPr>
            <w:noProof/>
            <w:lang w:val="en-GB"/>
          </w:rPr>
          <w:t>23</w:t>
        </w:r>
      </w:ins>
      <w:del w:id="232" w:author="El-Sharkawy" w:date="2015-07-29T08:20:00Z">
        <w:r w:rsidR="00A6585F" w:rsidRPr="00B4304A" w:rsidDel="00E242C1">
          <w:rPr>
            <w:lang w:val="en-GB"/>
          </w:rPr>
          <w:delText xml:space="preserve">Figure </w:delText>
        </w:r>
        <w:r w:rsidR="00A6585F" w:rsidDel="00E242C1">
          <w:rPr>
            <w:noProof/>
            <w:lang w:val="en-GB"/>
          </w:rPr>
          <w:delText>23</w:delText>
        </w:r>
      </w:del>
      <w:r w:rsidR="003F42BA" w:rsidRPr="00B4304A">
        <w:rPr>
          <w:lang w:val="en-GB"/>
        </w:rPr>
        <w:fldChar w:fldCharType="end"/>
      </w:r>
      <w:r w:rsidRPr="00B4304A">
        <w:rPr>
          <w:lang w:val="en-GB"/>
        </w:rPr>
        <w:t>.</w:t>
      </w:r>
    </w:p>
    <w:p w:rsidR="00CE6E95" w:rsidRPr="00B4304A" w:rsidRDefault="00CE6E95" w:rsidP="00CE6E95">
      <w:pPr>
        <w:keepNext/>
        <w:jc w:val="center"/>
        <w:rPr>
          <w:lang w:val="en-GB"/>
        </w:rPr>
      </w:pPr>
      <w:r w:rsidRPr="00B4304A">
        <w:rPr>
          <w:noProof/>
          <w:lang w:eastAsia="de-DE"/>
        </w:rPr>
        <w:drawing>
          <wp:inline distT="0" distB="0" distL="0" distR="0">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5391903" cy="1667108"/>
                    </a:xfrm>
                    <a:prstGeom prst="rect">
                      <a:avLst/>
                    </a:prstGeom>
                  </pic:spPr>
                </pic:pic>
              </a:graphicData>
            </a:graphic>
          </wp:inline>
        </w:drawing>
      </w:r>
    </w:p>
    <w:p w:rsidR="00CE6E95" w:rsidRPr="00B4304A" w:rsidRDefault="00CE6E95" w:rsidP="00A227E8">
      <w:pPr>
        <w:pStyle w:val="Caption"/>
        <w:jc w:val="center"/>
        <w:rPr>
          <w:lang w:val="en-GB"/>
        </w:rPr>
      </w:pPr>
      <w:bookmarkStart w:id="233" w:name="_Ref392847137"/>
      <w:bookmarkStart w:id="234"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23</w:t>
      </w:r>
      <w:r w:rsidR="003F42BA" w:rsidRPr="00B4304A">
        <w:rPr>
          <w:lang w:val="en-GB"/>
        </w:rPr>
        <w:fldChar w:fldCharType="end"/>
      </w:r>
      <w:bookmarkEnd w:id="233"/>
      <w:r w:rsidRPr="00B4304A">
        <w:rPr>
          <w:lang w:val="en-GB"/>
        </w:rPr>
        <w:t>: Broken VIL-Editor.</w:t>
      </w:r>
      <w:bookmarkEnd w:id="234"/>
    </w:p>
    <w:p w:rsidR="00954DFA" w:rsidRPr="00B4304A" w:rsidRDefault="00954DFA" w:rsidP="00954DFA">
      <w:pPr>
        <w:rPr>
          <w:b/>
          <w:lang w:val="en-GB"/>
        </w:rPr>
      </w:pPr>
      <w:r w:rsidRPr="00B4304A">
        <w:rPr>
          <w:b/>
          <w:lang w:val="en-GB"/>
        </w:rPr>
        <w:t>Cause</w:t>
      </w:r>
    </w:p>
    <w:p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rsidR="00954DFA" w:rsidRPr="00B4304A" w:rsidRDefault="00954DFA" w:rsidP="00954DFA">
      <w:pPr>
        <w:rPr>
          <w:b/>
          <w:lang w:val="en-GB"/>
        </w:rPr>
      </w:pPr>
      <w:r w:rsidRPr="00B4304A">
        <w:rPr>
          <w:b/>
          <w:lang w:val="en-GB"/>
        </w:rPr>
        <w:t>Solution</w:t>
      </w:r>
    </w:p>
    <w:p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35" w:author="El-Sharkawy" w:date="2015-07-29T08:20:00Z">
        <w:r w:rsidR="00E242C1" w:rsidRPr="00B4304A">
          <w:rPr>
            <w:lang w:val="en-GB"/>
          </w:rPr>
          <w:t xml:space="preserve">Figure </w:t>
        </w:r>
        <w:r w:rsidR="00E242C1">
          <w:rPr>
            <w:noProof/>
            <w:lang w:val="en-GB"/>
          </w:rPr>
          <w:t>24</w:t>
        </w:r>
      </w:ins>
      <w:del w:id="236" w:author="El-Sharkawy" w:date="2015-07-29T08:20:00Z">
        <w:r w:rsidR="00A6585F" w:rsidRPr="00B4304A" w:rsidDel="00E242C1">
          <w:rPr>
            <w:lang w:val="en-GB"/>
          </w:rPr>
          <w:delText xml:space="preserve">Figure </w:delText>
        </w:r>
        <w:r w:rsidR="00A6585F" w:rsidDel="00E242C1">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rsidR="00A227E8" w:rsidRPr="00B4304A" w:rsidRDefault="00A227E8" w:rsidP="00A227E8">
      <w:pPr>
        <w:rPr>
          <w:lang w:val="en-GB"/>
        </w:rPr>
      </w:pPr>
    </w:p>
    <w:p w:rsidR="00A227E8" w:rsidRPr="00B4304A" w:rsidRDefault="00A227E8" w:rsidP="00A227E8">
      <w:pPr>
        <w:keepNext/>
        <w:jc w:val="center"/>
        <w:rPr>
          <w:lang w:val="en-GB"/>
        </w:rPr>
      </w:pPr>
      <w:r w:rsidRPr="00B4304A">
        <w:rPr>
          <w:noProof/>
          <w:lang w:eastAsia="de-DE"/>
        </w:rPr>
        <w:lastRenderedPageBreak/>
        <w:drawing>
          <wp:inline distT="0" distB="0" distL="0" distR="0">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cstate="print"/>
                    <a:stretch>
                      <a:fillRect/>
                    </a:stretch>
                  </pic:blipFill>
                  <pic:spPr>
                    <a:xfrm>
                      <a:off x="0" y="0"/>
                      <a:ext cx="4477375" cy="5715798"/>
                    </a:xfrm>
                    <a:prstGeom prst="rect">
                      <a:avLst/>
                    </a:prstGeom>
                  </pic:spPr>
                </pic:pic>
              </a:graphicData>
            </a:graphic>
          </wp:inline>
        </w:drawing>
      </w:r>
    </w:p>
    <w:p w:rsidR="00A227E8" w:rsidRPr="00B4304A" w:rsidRDefault="00A227E8" w:rsidP="00A227E8">
      <w:pPr>
        <w:pStyle w:val="Caption"/>
        <w:jc w:val="center"/>
        <w:rPr>
          <w:lang w:val="en-GB"/>
        </w:rPr>
      </w:pPr>
      <w:bookmarkStart w:id="237"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24</w:t>
      </w:r>
      <w:r w:rsidR="003F42BA" w:rsidRPr="00B4304A">
        <w:rPr>
          <w:lang w:val="en-GB"/>
        </w:rPr>
        <w:fldChar w:fldCharType="end"/>
      </w:r>
      <w:bookmarkEnd w:id="237"/>
      <w:r w:rsidRPr="00B4304A">
        <w:rPr>
          <w:lang w:val="en-GB"/>
        </w:rPr>
        <w:t>: Importing old projects into a fresh workspace</w:t>
      </w:r>
    </w:p>
    <w:p w:rsidR="00E66755" w:rsidRPr="00B4304A" w:rsidRDefault="00E66755" w:rsidP="00E66755">
      <w:pPr>
        <w:pStyle w:val="Heading2"/>
        <w:rPr>
          <w:lang w:val="en-GB"/>
        </w:rPr>
      </w:pPr>
      <w:bookmarkStart w:id="238" w:name="_Ref411586520"/>
      <w:bookmarkStart w:id="239" w:name="_Toc425144896"/>
      <w:r w:rsidRPr="00B4304A">
        <w:rPr>
          <w:lang w:val="en-GB"/>
        </w:rPr>
        <w:t>The Maven integration fails the second time</w:t>
      </w:r>
      <w:bookmarkEnd w:id="238"/>
      <w:bookmarkEnd w:id="239"/>
    </w:p>
    <w:p w:rsidR="00E66755" w:rsidRPr="00B4304A" w:rsidRDefault="00E66755" w:rsidP="00E66755">
      <w:pPr>
        <w:rPr>
          <w:b/>
          <w:lang w:val="en-GB"/>
        </w:rPr>
      </w:pPr>
      <w:r w:rsidRPr="00B4304A">
        <w:rPr>
          <w:b/>
          <w:lang w:val="en-GB"/>
        </w:rPr>
        <w:t>Description</w:t>
      </w:r>
    </w:p>
    <w:p w:rsidR="00E66755" w:rsidRPr="00B4304A" w:rsidRDefault="00E66755" w:rsidP="00E66755">
      <w:pPr>
        <w:jc w:val="both"/>
        <w:rPr>
          <w:lang w:val="en-GB"/>
        </w:rPr>
      </w:pPr>
      <w:r w:rsidRPr="00B4304A">
        <w:rPr>
          <w:lang w:val="en-GB"/>
        </w:rPr>
        <w:t xml:space="preserve">VIL provides </w:t>
      </w:r>
      <w:proofErr w:type="gramStart"/>
      <w:r w:rsidRPr="00B4304A">
        <w:rPr>
          <w:lang w:val="en-GB"/>
        </w:rPr>
        <w:t>a Maven</w:t>
      </w:r>
      <w:proofErr w:type="gramEnd"/>
      <w:r w:rsidRPr="00B4304A">
        <w:rPr>
          <w:lang w:val="en-GB"/>
        </w:rPr>
        <w:t xml:space="preserve"> integration for executing (parts of) the Java build process of a Java product line. Executing the same pom.xml with a packaging stage (Maven assembly </w:t>
      </w:r>
      <w:proofErr w:type="spellStart"/>
      <w:r w:rsidRPr="00B4304A">
        <w:rPr>
          <w:lang w:val="en-GB"/>
        </w:rPr>
        <w:t>plugin</w:t>
      </w:r>
      <w:proofErr w:type="spellEnd"/>
      <w:r w:rsidRPr="00B4304A">
        <w:rPr>
          <w:lang w:val="en-GB"/>
        </w:rPr>
        <w:t xml:space="preserve">) a second time may lead to the message that the system cannot delete the created JAR artifacts. </w:t>
      </w:r>
    </w:p>
    <w:p w:rsidR="00E66755" w:rsidRPr="00B4304A" w:rsidRDefault="00E66755" w:rsidP="00E66755">
      <w:pPr>
        <w:rPr>
          <w:lang w:val="en-GB"/>
        </w:rPr>
      </w:pPr>
      <w:r w:rsidRPr="00B4304A">
        <w:rPr>
          <w:b/>
          <w:lang w:val="en-GB"/>
        </w:rPr>
        <w:t>Cause</w:t>
      </w:r>
    </w:p>
    <w:p w:rsidR="00E66755" w:rsidRPr="00B4304A" w:rsidRDefault="00E66755" w:rsidP="00E66755">
      <w:pPr>
        <w:jc w:val="both"/>
        <w:rPr>
          <w:lang w:val="en-GB"/>
        </w:rPr>
      </w:pPr>
      <w:r w:rsidRPr="00B4304A">
        <w:rPr>
          <w:lang w:val="en-GB"/>
        </w:rPr>
        <w:t>Tracing back file open and close calls indicates a problem of unreleased file descriptors in Maven (</w:t>
      </w:r>
      <w:proofErr w:type="spellStart"/>
      <w:r w:rsidRPr="00B4304A">
        <w:rPr>
          <w:lang w:val="en-GB"/>
        </w:rPr>
        <w:t>aether</w:t>
      </w:r>
      <w:proofErr w:type="spellEnd"/>
      <w:r w:rsidRPr="00B4304A">
        <w:rPr>
          <w:lang w:val="en-GB"/>
        </w:rPr>
        <w:t>, plexus) and leads to a problem in EASy due to a direct integration of the Maven command line class.</w:t>
      </w:r>
    </w:p>
    <w:p w:rsidR="00E66755" w:rsidRPr="00B4304A" w:rsidRDefault="00E66755" w:rsidP="00E66755">
      <w:pPr>
        <w:jc w:val="both"/>
        <w:rPr>
          <w:lang w:val="en-GB"/>
        </w:rPr>
      </w:pPr>
    </w:p>
    <w:p w:rsidR="00E66755" w:rsidRPr="00B4304A" w:rsidRDefault="00E66755" w:rsidP="00E66755">
      <w:pPr>
        <w:rPr>
          <w:b/>
          <w:lang w:val="en-GB"/>
        </w:rPr>
      </w:pPr>
      <w:r w:rsidRPr="00B4304A">
        <w:rPr>
          <w:b/>
          <w:lang w:val="en-GB"/>
        </w:rPr>
        <w:lastRenderedPageBreak/>
        <w:t>Solution</w:t>
      </w:r>
    </w:p>
    <w:p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rsidR="00420AEA" w:rsidRPr="00B4304A" w:rsidRDefault="00420AEA" w:rsidP="00420AEA">
      <w:pPr>
        <w:pStyle w:val="Heading2"/>
        <w:rPr>
          <w:lang w:val="en-GB"/>
        </w:rPr>
      </w:pPr>
      <w:bookmarkStart w:id="240" w:name="_Toc425144897"/>
      <w:r w:rsidRPr="00B4304A">
        <w:rPr>
          <w:lang w:val="en-GB"/>
        </w:rPr>
        <w:t>The Maven integration does not execute</w:t>
      </w:r>
      <w:bookmarkEnd w:id="240"/>
    </w:p>
    <w:p w:rsidR="00420AEA" w:rsidRPr="00B4304A" w:rsidRDefault="00420AEA" w:rsidP="00420AEA">
      <w:pPr>
        <w:rPr>
          <w:b/>
          <w:lang w:val="en-GB"/>
        </w:rPr>
      </w:pPr>
      <w:r w:rsidRPr="00B4304A">
        <w:rPr>
          <w:b/>
          <w:lang w:val="en-GB"/>
        </w:rPr>
        <w:t>Description</w:t>
      </w:r>
    </w:p>
    <w:p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rsidR="006F4F59" w:rsidRPr="00B4304A" w:rsidRDefault="006F4F59" w:rsidP="00E66755">
      <w:pPr>
        <w:jc w:val="both"/>
        <w:rPr>
          <w:lang w:val="en-GB"/>
        </w:rPr>
      </w:pPr>
      <w:r w:rsidRPr="00B4304A">
        <w:rPr>
          <w:b/>
          <w:lang w:val="en-GB"/>
        </w:rPr>
        <w:t>Cause</w:t>
      </w:r>
    </w:p>
    <w:p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rsidR="006F4F59" w:rsidRPr="00B4304A" w:rsidRDefault="006F4F59" w:rsidP="006F4F59">
      <w:pPr>
        <w:rPr>
          <w:b/>
          <w:lang w:val="en-GB"/>
        </w:rPr>
      </w:pPr>
      <w:r w:rsidRPr="00B4304A">
        <w:rPr>
          <w:b/>
          <w:lang w:val="en-GB"/>
        </w:rPr>
        <w:t>Solution</w:t>
      </w:r>
    </w:p>
    <w:p w:rsidR="00420AEA" w:rsidRPr="00B4304A" w:rsidRDefault="006F4F59" w:rsidP="00E66755">
      <w:pPr>
        <w:jc w:val="both"/>
        <w:rPr>
          <w:lang w:val="en-GB"/>
        </w:rPr>
      </w:pPr>
      <w:r w:rsidRPr="00B4304A">
        <w:rPr>
          <w:lang w:val="en-GB"/>
        </w:rPr>
        <w:t xml:space="preserve">Either you unpack the VIL-Maven integration bundle manually (close Eclipse, go to the </w:t>
      </w:r>
      <w:proofErr w:type="spellStart"/>
      <w:r w:rsidRPr="00B4304A">
        <w:rPr>
          <w:lang w:val="en-GB"/>
        </w:rPr>
        <w:t>plugins</w:t>
      </w:r>
      <w:proofErr w:type="spellEnd"/>
      <w:r w:rsidRPr="00B4304A">
        <w:rPr>
          <w:lang w:val="en-GB"/>
        </w:rPr>
        <w:t xml:space="preserve">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E242C1">
        <w:rPr>
          <w:lang w:val="en-GB"/>
        </w:rPr>
        <w:t>7.2</w:t>
      </w:r>
      <w:r w:rsidR="003F42BA" w:rsidRPr="00B4304A">
        <w:rPr>
          <w:lang w:val="en-GB"/>
        </w:rPr>
        <w:fldChar w:fldCharType="end"/>
      </w:r>
      <w:r w:rsidRPr="00B4304A">
        <w:rPr>
          <w:lang w:val="en-GB"/>
        </w:rPr>
        <w:t>.</w:t>
      </w:r>
    </w:p>
    <w:p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5" w:author="El-Sharkawy" w:date="2015-07-14T10:37:00Z" w:initials="E">
    <w:p w:rsidR="00241015" w:rsidRPr="00131067" w:rsidRDefault="00241015">
      <w:pPr>
        <w:pStyle w:val="CommentText"/>
        <w:rPr>
          <w:lang w:val="en-GB"/>
        </w:rPr>
      </w:pPr>
      <w:r>
        <w:rPr>
          <w:rStyle w:val="CommentReference"/>
        </w:rPr>
        <w:annotationRef/>
      </w:r>
      <w:r w:rsidRPr="00131067">
        <w:rPr>
          <w:lang w:val="en-GB"/>
        </w:rPr>
        <w:t>Is this up to date?</w:t>
      </w:r>
    </w:p>
    <w:p w:rsidR="00241015" w:rsidRDefault="00241015">
      <w:pPr>
        <w:pStyle w:val="CommentText"/>
        <w:rPr>
          <w:lang w:val="en-GB"/>
        </w:rPr>
      </w:pPr>
      <w:r>
        <w:rPr>
          <w:lang w:val="en-GB"/>
        </w:rPr>
        <w:t>Current settings of Mars are:</w:t>
      </w:r>
    </w:p>
    <w:p w:rsidR="00241015" w:rsidRDefault="00241015">
      <w:pPr>
        <w:pStyle w:val="CommentText"/>
        <w:rPr>
          <w:lang w:val="en-GB"/>
        </w:rPr>
      </w:pPr>
    </w:p>
    <w:p w:rsidR="00241015" w:rsidRPr="00131067" w:rsidRDefault="00241015" w:rsidP="00131067">
      <w:pPr>
        <w:pStyle w:val="CommentText"/>
        <w:rPr>
          <w:lang w:val="en-GB"/>
        </w:rPr>
      </w:pPr>
      <w:r w:rsidRPr="00131067">
        <w:rPr>
          <w:lang w:val="en-GB"/>
        </w:rPr>
        <w:t>--</w:t>
      </w:r>
      <w:proofErr w:type="spellStart"/>
      <w:r w:rsidRPr="00131067">
        <w:rPr>
          <w:lang w:val="en-GB"/>
        </w:rPr>
        <w:t>launcher.XXMaxPermSize</w:t>
      </w:r>
      <w:proofErr w:type="spellEnd"/>
    </w:p>
    <w:p w:rsidR="00241015" w:rsidRPr="00131067" w:rsidRDefault="00241015" w:rsidP="00131067">
      <w:pPr>
        <w:pStyle w:val="CommentText"/>
        <w:rPr>
          <w:lang w:val="en-GB"/>
        </w:rPr>
      </w:pPr>
      <w:r w:rsidRPr="00131067">
        <w:rPr>
          <w:lang w:val="en-GB"/>
        </w:rPr>
        <w:t>256M</w:t>
      </w:r>
    </w:p>
    <w:p w:rsidR="00241015" w:rsidRPr="00131067" w:rsidRDefault="00241015" w:rsidP="00131067">
      <w:pPr>
        <w:pStyle w:val="CommentText"/>
        <w:rPr>
          <w:lang w:val="en-GB"/>
        </w:rPr>
      </w:pPr>
      <w:r w:rsidRPr="00131067">
        <w:rPr>
          <w:lang w:val="en-GB"/>
        </w:rPr>
        <w:t>-</w:t>
      </w:r>
      <w:proofErr w:type="spellStart"/>
      <w:r w:rsidRPr="00131067">
        <w:rPr>
          <w:lang w:val="en-GB"/>
        </w:rPr>
        <w:t>showsplash</w:t>
      </w:r>
      <w:proofErr w:type="spellEnd"/>
    </w:p>
    <w:p w:rsidR="00241015" w:rsidRPr="00131067" w:rsidRDefault="00241015" w:rsidP="00131067">
      <w:pPr>
        <w:pStyle w:val="CommentText"/>
        <w:rPr>
          <w:lang w:val="en-GB"/>
        </w:rPr>
      </w:pPr>
      <w:proofErr w:type="spellStart"/>
      <w:r w:rsidRPr="00131067">
        <w:rPr>
          <w:lang w:val="en-GB"/>
        </w:rPr>
        <w:t>org.eclipse.platform</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launcher.XXMaxPermSize</w:t>
      </w:r>
      <w:proofErr w:type="spellEnd"/>
    </w:p>
    <w:p w:rsidR="00241015" w:rsidRPr="00131067" w:rsidRDefault="00241015" w:rsidP="00131067">
      <w:pPr>
        <w:pStyle w:val="CommentText"/>
        <w:rPr>
          <w:lang w:val="en-GB"/>
        </w:rPr>
      </w:pPr>
      <w:r w:rsidRPr="00131067">
        <w:rPr>
          <w:lang w:val="en-GB"/>
        </w:rPr>
        <w:t>256m</w:t>
      </w:r>
    </w:p>
    <w:p w:rsidR="00241015" w:rsidRPr="00131067" w:rsidRDefault="00241015" w:rsidP="00131067">
      <w:pPr>
        <w:pStyle w:val="CommentText"/>
        <w:rPr>
          <w:lang w:val="en-GB"/>
        </w:rPr>
      </w:pPr>
      <w:r w:rsidRPr="00131067">
        <w:rPr>
          <w:lang w:val="en-GB"/>
        </w:rPr>
        <w:t>--</w:t>
      </w:r>
      <w:proofErr w:type="spellStart"/>
      <w:r w:rsidRPr="00131067">
        <w:rPr>
          <w:lang w:val="en-GB"/>
        </w:rPr>
        <w:t>launcher.defaultAction</w:t>
      </w:r>
      <w:proofErr w:type="spellEnd"/>
    </w:p>
    <w:p w:rsidR="00241015" w:rsidRPr="00131067" w:rsidRDefault="00241015" w:rsidP="00131067">
      <w:pPr>
        <w:pStyle w:val="CommentText"/>
        <w:rPr>
          <w:lang w:val="en-GB"/>
        </w:rPr>
      </w:pPr>
      <w:proofErr w:type="spellStart"/>
      <w:proofErr w:type="gramStart"/>
      <w:r w:rsidRPr="00131067">
        <w:rPr>
          <w:lang w:val="en-GB"/>
        </w:rPr>
        <w:t>openFile</w:t>
      </w:r>
      <w:proofErr w:type="spellEnd"/>
      <w:proofErr w:type="gramEnd"/>
    </w:p>
    <w:p w:rsidR="00241015" w:rsidRPr="00131067" w:rsidRDefault="00241015" w:rsidP="00131067">
      <w:pPr>
        <w:pStyle w:val="CommentText"/>
        <w:rPr>
          <w:lang w:val="en-GB"/>
        </w:rPr>
      </w:pPr>
      <w:r w:rsidRPr="00131067">
        <w:rPr>
          <w:lang w:val="en-GB"/>
        </w:rPr>
        <w:t>--</w:t>
      </w:r>
      <w:proofErr w:type="spellStart"/>
      <w:r w:rsidRPr="00131067">
        <w:rPr>
          <w:lang w:val="en-GB"/>
        </w:rPr>
        <w:t>launcher.appendVmargs</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vmargs</w:t>
      </w:r>
      <w:proofErr w:type="spellEnd"/>
    </w:p>
    <w:p w:rsidR="00241015" w:rsidRPr="00131067" w:rsidRDefault="00241015" w:rsidP="00131067">
      <w:pPr>
        <w:pStyle w:val="CommentText"/>
        <w:rPr>
          <w:lang w:val="en-GB"/>
        </w:rPr>
      </w:pPr>
      <w:r w:rsidRPr="00131067">
        <w:rPr>
          <w:lang w:val="en-GB"/>
        </w:rPr>
        <w:t>-</w:t>
      </w:r>
      <w:proofErr w:type="spellStart"/>
      <w:r w:rsidRPr="00131067">
        <w:rPr>
          <w:lang w:val="en-GB"/>
        </w:rPr>
        <w:t>Dosgi.requiredJavaVersion</w:t>
      </w:r>
      <w:proofErr w:type="spellEnd"/>
      <w:r w:rsidRPr="00131067">
        <w:rPr>
          <w:lang w:val="en-GB"/>
        </w:rPr>
        <w:t>=1.7</w:t>
      </w:r>
    </w:p>
    <w:p w:rsidR="00241015" w:rsidRPr="00131067" w:rsidRDefault="00241015" w:rsidP="00131067">
      <w:pPr>
        <w:pStyle w:val="CommentText"/>
        <w:rPr>
          <w:lang w:val="en-GB"/>
        </w:rPr>
      </w:pPr>
      <w:r w:rsidRPr="00131067">
        <w:rPr>
          <w:lang w:val="en-GB"/>
        </w:rPr>
        <w:t>-Xms256m</w:t>
      </w:r>
    </w:p>
    <w:p w:rsidR="00241015" w:rsidRPr="00131067" w:rsidRDefault="00241015" w:rsidP="00131067">
      <w:pPr>
        <w:pStyle w:val="CommentText"/>
        <w:rPr>
          <w:lang w:val="en-GB"/>
        </w:rPr>
      </w:pPr>
      <w:r w:rsidRPr="00131067">
        <w:rPr>
          <w:lang w:val="en-GB"/>
        </w:rPr>
        <w:t>-Xmx1024m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264" w:rsidRDefault="00493264" w:rsidP="006A272A">
      <w:pPr>
        <w:spacing w:after="0" w:line="240" w:lineRule="auto"/>
      </w:pPr>
      <w:r>
        <w:separator/>
      </w:r>
    </w:p>
  </w:endnote>
  <w:endnote w:type="continuationSeparator" w:id="0">
    <w:p w:rsidR="00493264" w:rsidRDefault="00493264" w:rsidP="006A27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015" w:rsidRDefault="00241015">
    <w:pPr>
      <w:pStyle w:val="Footer"/>
      <w:pBdr>
        <w:bottom w:val="single" w:sz="12" w:space="1" w:color="auto"/>
      </w:pBdr>
      <w:jc w:val="center"/>
      <w:rPr>
        <w:rFonts w:ascii="Candara" w:hAnsi="Candara"/>
        <w:b/>
      </w:rPr>
    </w:pPr>
  </w:p>
  <w:p w:rsidR="00241015" w:rsidRPr="00511D0A" w:rsidRDefault="0024101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003F42BA" w:rsidRPr="00511D0A">
          <w:rPr>
            <w:rFonts w:ascii="Candara" w:hAnsi="Candara"/>
            <w:b/>
          </w:rPr>
          <w:fldChar w:fldCharType="begin"/>
        </w:r>
        <w:r w:rsidRPr="00511D0A">
          <w:rPr>
            <w:rFonts w:ascii="Candara" w:hAnsi="Candara"/>
            <w:b/>
          </w:rPr>
          <w:instrText xml:space="preserve"> PAGE   \* MERGEFORMAT </w:instrText>
        </w:r>
        <w:r w:rsidR="003F42BA" w:rsidRPr="00511D0A">
          <w:rPr>
            <w:rFonts w:ascii="Candara" w:hAnsi="Candara"/>
            <w:b/>
          </w:rPr>
          <w:fldChar w:fldCharType="separate"/>
        </w:r>
        <w:r w:rsidR="001B1788">
          <w:rPr>
            <w:rFonts w:ascii="Candara" w:hAnsi="Candara"/>
            <w:b/>
            <w:noProof/>
          </w:rPr>
          <w:t>32</w:t>
        </w:r>
        <w:r w:rsidR="003F42BA" w:rsidRPr="00511D0A">
          <w:rPr>
            <w:rFonts w:ascii="Candara" w:hAnsi="Candara"/>
            <w:b/>
          </w:rPr>
          <w:fldChar w:fldCharType="end"/>
        </w:r>
      </w:sdtContent>
    </w:sdt>
  </w:p>
  <w:p w:rsidR="00241015" w:rsidRPr="00511D0A" w:rsidRDefault="00241015">
    <w:pPr>
      <w:pStyle w:val="Footer"/>
      <w:rPr>
        <w:rFonts w:ascii="Candara" w:hAnsi="Candar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264" w:rsidRDefault="00493264" w:rsidP="006A272A">
      <w:pPr>
        <w:spacing w:after="0" w:line="240" w:lineRule="auto"/>
      </w:pPr>
      <w:r>
        <w:separator/>
      </w:r>
    </w:p>
  </w:footnote>
  <w:footnote w:type="continuationSeparator" w:id="0">
    <w:p w:rsidR="00493264" w:rsidRDefault="00493264" w:rsidP="006A272A">
      <w:pPr>
        <w:spacing w:after="0" w:line="240" w:lineRule="auto"/>
      </w:pPr>
      <w:r>
        <w:continuationSeparator/>
      </w:r>
    </w:p>
  </w:footnote>
  <w:footnote w:id="1">
    <w:p w:rsidR="00241015" w:rsidRPr="00E61994" w:rsidRDefault="0024101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241015" w:rsidRPr="00101455" w:rsidRDefault="00241015">
      <w:pPr>
        <w:pStyle w:val="FootnoteText"/>
        <w:rPr>
          <w:lang w:val="en-US"/>
        </w:rPr>
      </w:pPr>
      <w:r>
        <w:rPr>
          <w:rStyle w:val="FootnoteReference"/>
        </w:rPr>
        <w:footnoteRef/>
      </w:r>
      <w:r w:rsidRPr="00101455">
        <w:rPr>
          <w:lang w:val="en-US"/>
        </w:rPr>
        <w:t xml:space="preserve"> </w:t>
      </w:r>
      <w:r>
        <w:rPr>
          <w:lang w:val="en-US"/>
        </w:rPr>
        <w:t xml:space="preserve">Eclipse website: </w:t>
      </w:r>
      <w:r w:rsidR="003F42BA">
        <w:fldChar w:fldCharType="begin"/>
      </w:r>
      <w:r w:rsidR="003F42BA" w:rsidRPr="003F42BA">
        <w:rPr>
          <w:lang w:val="en-US"/>
          <w:rPrChange w:id="43" w:author="Holger Eichelberger" w:date="2018-01-08T16:59:00Z">
            <w:rPr/>
          </w:rPrChange>
        </w:rPr>
        <w:instrText>HYPERLINK "http://www.eclipse.org/"</w:instrText>
      </w:r>
      <w:r w:rsidR="003F42BA">
        <w:fldChar w:fldCharType="separate"/>
      </w:r>
      <w:r w:rsidRPr="002F4615">
        <w:rPr>
          <w:rStyle w:val="Hyperlink"/>
          <w:lang w:val="en-US"/>
        </w:rPr>
        <w:t>www.eclipse.org/</w:t>
      </w:r>
      <w:r w:rsidR="003F42BA">
        <w:fldChar w:fldCharType="end"/>
      </w:r>
      <w:r>
        <w:rPr>
          <w:lang w:val="en-US"/>
        </w:rPr>
        <w:t xml:space="preserve"> </w:t>
      </w:r>
    </w:p>
  </w:footnote>
  <w:footnote w:id="3">
    <w:p w:rsidR="00241015" w:rsidRPr="00E3222C" w:rsidRDefault="00241015">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r w:rsidR="003F42BA">
        <w:fldChar w:fldCharType="begin"/>
      </w:r>
      <w:r w:rsidR="003F42BA" w:rsidRPr="003F42BA">
        <w:rPr>
          <w:lang w:val="en-US"/>
          <w:rPrChange w:id="44" w:author="Holger Eichelberger" w:date="2018-01-08T16:59:00Z">
            <w:rPr/>
          </w:rPrChange>
        </w:rPr>
        <w:instrText>HYPERLINK "http://www.eclipse.org/Xtext/"</w:instrText>
      </w:r>
      <w:r w:rsidR="003F42BA">
        <w:fldChar w:fldCharType="separate"/>
      </w:r>
      <w:r w:rsidRPr="002F4615">
        <w:rPr>
          <w:rStyle w:val="Hyperlink"/>
          <w:lang w:val="en-US"/>
        </w:rPr>
        <w:t>http://www.eclipse.org/Xtext/</w:t>
      </w:r>
      <w:r w:rsidR="003F42BA">
        <w:fldChar w:fldCharType="end"/>
      </w:r>
      <w:r>
        <w:rPr>
          <w:lang w:val="en-US"/>
        </w:rPr>
        <w:t xml:space="preserve"> </w:t>
      </w:r>
    </w:p>
  </w:footnote>
  <w:footnote w:id="4">
    <w:p w:rsidR="00241015" w:rsidRPr="003C6BB3" w:rsidRDefault="00241015">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rsidR="003F42BA">
        <w:fldChar w:fldCharType="begin"/>
      </w:r>
      <w:r w:rsidR="003F42BA" w:rsidRPr="003F42BA">
        <w:rPr>
          <w:lang w:val="en-US"/>
          <w:rPrChange w:id="93" w:author="Holger Eichelberger" w:date="2018-01-08T16:59:00Z">
            <w:rPr/>
          </w:rPrChange>
        </w:rPr>
        <w:instrText>HYPERLINK "http://indenica.eu/"</w:instrText>
      </w:r>
      <w:r w:rsidR="003F42BA">
        <w:fldChar w:fldCharType="separate"/>
      </w:r>
      <w:r w:rsidRPr="002F4615">
        <w:rPr>
          <w:rStyle w:val="Hyperlink"/>
          <w:lang w:val="en-US"/>
        </w:rPr>
        <w:t>http://indenica.eu/</w:t>
      </w:r>
      <w:r w:rsidR="003F42BA">
        <w:fldChar w:fldCharType="end"/>
      </w:r>
      <w:r>
        <w:rPr>
          <w:lang w:val="en-US"/>
        </w:rPr>
        <w:t xml:space="preserve"> </w:t>
      </w:r>
    </w:p>
  </w:footnote>
  <w:footnote w:id="5">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rsidR="003F42BA">
        <w:fldChar w:fldCharType="begin"/>
      </w:r>
      <w:r w:rsidR="003F42BA" w:rsidRPr="003F42BA">
        <w:rPr>
          <w:lang w:val="en-US"/>
          <w:rPrChange w:id="96" w:author="Holger Eichelberger" w:date="2018-01-08T16:59:00Z">
            <w:rPr/>
          </w:rPrChange>
        </w:rPr>
        <w:instrText>HYPERLINK "http://open.eucalyptus.com/"</w:instrText>
      </w:r>
      <w:r w:rsidR="003F42BA">
        <w:fldChar w:fldCharType="separate"/>
      </w:r>
      <w:r w:rsidRPr="002F4615">
        <w:rPr>
          <w:rStyle w:val="Hyperlink"/>
          <w:lang w:val="en-US"/>
        </w:rPr>
        <w:t>http://open.eucalyptus.com/</w:t>
      </w:r>
      <w:r w:rsidR="003F42BA">
        <w:fldChar w:fldCharType="end"/>
      </w:r>
      <w:r>
        <w:rPr>
          <w:lang w:val="en-US"/>
        </w:rPr>
        <w:t xml:space="preserve"> </w:t>
      </w:r>
    </w:p>
  </w:footnote>
  <w:footnote w:id="6">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rsidR="003F42BA">
        <w:fldChar w:fldCharType="begin"/>
      </w:r>
      <w:r w:rsidR="003F42BA" w:rsidRPr="003F42BA">
        <w:rPr>
          <w:lang w:val="en-US"/>
          <w:rPrChange w:id="97" w:author="Holger Eichelberger" w:date="2018-01-08T16:59:00Z">
            <w:rPr/>
          </w:rPrChange>
        </w:rPr>
        <w:instrText>HYPERLINK "http://aws.amazon.com/de/ec2/"</w:instrText>
      </w:r>
      <w:r w:rsidR="003F42BA">
        <w:fldChar w:fldCharType="separate"/>
      </w:r>
      <w:r w:rsidRPr="002F4615">
        <w:rPr>
          <w:rStyle w:val="Hyperlink"/>
          <w:lang w:val="en-US"/>
        </w:rPr>
        <w:t>http://aws.amazon.com/de/ec2/</w:t>
      </w:r>
      <w:r w:rsidR="003F42BA">
        <w:fldChar w:fldCharType="end"/>
      </w:r>
      <w:r>
        <w:rPr>
          <w:lang w:val="en-US"/>
        </w:rPr>
        <w:t xml:space="preserve"> </w:t>
      </w:r>
    </w:p>
  </w:footnote>
  <w:footnote w:id="7">
    <w:p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rsidR="003F42BA">
        <w:fldChar w:fldCharType="begin"/>
      </w:r>
      <w:r w:rsidR="003F42BA" w:rsidRPr="003F42BA">
        <w:rPr>
          <w:lang w:val="en-US"/>
          <w:rPrChange w:id="98" w:author="Holger Eichelberger" w:date="2018-01-08T16:59:00Z">
            <w:rPr/>
          </w:rPrChange>
        </w:rPr>
        <w:instrText>HYPERLINK "http://www.microsoft.com/windowsazure/"</w:instrText>
      </w:r>
      <w:r w:rsidR="003F42BA">
        <w:fldChar w:fldCharType="separate"/>
      </w:r>
      <w:r w:rsidRPr="002F4615">
        <w:rPr>
          <w:rStyle w:val="Hyperlink"/>
          <w:lang w:val="en-US"/>
        </w:rPr>
        <w:t>http://www.microsoft.com/windowsazure/</w:t>
      </w:r>
      <w:r w:rsidR="003F42BA">
        <w:fldChar w:fldCharType="end"/>
      </w:r>
      <w:r>
        <w:rPr>
          <w:lang w:val="en-US"/>
        </w:rPr>
        <w:t xml:space="preserve"> </w:t>
      </w:r>
    </w:p>
  </w:footnote>
  <w:footnote w:id="8">
    <w:p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E242C1">
        <w:rPr>
          <w:lang w:val="en-US"/>
        </w:rPr>
        <w:t>3.3</w:t>
      </w:r>
      <w:r w:rsidR="003F42BA">
        <w:rPr>
          <w:lang w:val="en-US"/>
        </w:rPr>
        <w:fldChar w:fldCharType="end"/>
      </w:r>
      <w:r>
        <w:rPr>
          <w:lang w:val="en-US"/>
        </w:rPr>
        <w:t>) for a detailed description of this language.</w:t>
      </w:r>
    </w:p>
  </w:footnote>
  <w:footnote w:id="9">
    <w:p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E242C1">
        <w:rPr>
          <w:lang w:val="en-US"/>
        </w:rPr>
        <w:t>3.3</w:t>
      </w:r>
      <w:r w:rsidR="003F42BA">
        <w:rPr>
          <w:lang w:val="en-US"/>
        </w:rPr>
        <w:fldChar w:fldCharType="end"/>
      </w:r>
      <w:r>
        <w:rPr>
          <w:lang w:val="en-US"/>
        </w:rPr>
        <w:t>) for a detailed description of this language.</w:t>
      </w:r>
    </w:p>
  </w:footnote>
  <w:footnote w:id="10">
    <w:p w:rsidR="00241015" w:rsidRPr="00FC3AFE" w:rsidRDefault="00241015"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rsidR="001B1788" w:rsidRPr="001B1788" w:rsidRDefault="001B1788">
      <w:pPr>
        <w:pStyle w:val="FootnoteText"/>
        <w:rPr>
          <w:lang w:val="en-US"/>
          <w:rPrChange w:id="193" w:author="Holger Eichelberger" w:date="2018-01-08T17:34:00Z">
            <w:rPr/>
          </w:rPrChange>
        </w:rPr>
      </w:pPr>
      <w:ins w:id="194" w:author="Holger Eichelberger" w:date="2018-01-08T17:34:00Z">
        <w:r>
          <w:rPr>
            <w:rStyle w:val="FootnoteReference"/>
          </w:rPr>
          <w:footnoteRef/>
        </w:r>
        <w:r w:rsidRPr="001B1788">
          <w:rPr>
            <w:lang w:val="en-US"/>
            <w:rPrChange w:id="195" w:author="Holger Eichelberger" w:date="2018-01-08T17:34:00Z">
              <w:rPr/>
            </w:rPrChange>
          </w:rPr>
          <w:t xml:space="preserve"> </w:t>
        </w:r>
        <w:r>
          <w:rPr>
            <w:lang w:val="en-GB"/>
          </w:rPr>
          <w:t>The actual reasoner is determined by the default reasoner setting, which can either be defined by the user or, upon first start, as one of the installed reasoners providing the most reasoning capabilities.</w:t>
        </w:r>
      </w:ins>
    </w:p>
  </w:footnote>
  <w:footnote w:id="12">
    <w:p w:rsidR="00241015" w:rsidRPr="001B1788" w:rsidRDefault="00241015">
      <w:pPr>
        <w:pStyle w:val="FootnoteText"/>
        <w:rPr>
          <w:lang w:val="en-US"/>
          <w:rPrChange w:id="220" w:author="Holger Eichelberger" w:date="2018-01-08T17:34:00Z">
            <w:rPr/>
          </w:rPrChange>
        </w:rPr>
      </w:pPr>
      <w:r>
        <w:rPr>
          <w:rStyle w:val="FootnoteReference"/>
        </w:rPr>
        <w:footnoteRef/>
      </w:r>
      <w:r w:rsidRPr="001B1788">
        <w:rPr>
          <w:lang w:val="en-US"/>
          <w:rPrChange w:id="221" w:author="Holger Eichelberger" w:date="2018-01-08T17:34:00Z">
            <w:rPr/>
          </w:rPrChange>
        </w:rPr>
        <w:t xml:space="preserve"> </w:t>
      </w:r>
      <w:r w:rsidR="003F42BA">
        <w:fldChar w:fldCharType="begin"/>
      </w:r>
      <w:r w:rsidR="003F42BA" w:rsidRPr="001B1788">
        <w:rPr>
          <w:lang w:val="en-US"/>
          <w:rPrChange w:id="222" w:author="Holger Eichelberger" w:date="2018-01-08T17:34:00Z">
            <w:rPr/>
          </w:rPrChange>
        </w:rPr>
        <w:instrText>HYPERLINK "http://velocity.apache.org/"</w:instrText>
      </w:r>
      <w:r w:rsidR="003F42BA">
        <w:fldChar w:fldCharType="separate"/>
      </w:r>
      <w:r w:rsidRPr="001B1788">
        <w:rPr>
          <w:rStyle w:val="Hyperlink"/>
          <w:lang w:val="en-US"/>
          <w:rPrChange w:id="223" w:author="Holger Eichelberger" w:date="2018-01-08T17:34:00Z">
            <w:rPr>
              <w:rStyle w:val="Hyperlink"/>
            </w:rPr>
          </w:rPrChange>
        </w:rPr>
        <w:t>http://velocity.apache.org/</w:t>
      </w:r>
      <w:r w:rsidR="003F42BA">
        <w:fldChar w:fldCharType="end"/>
      </w:r>
      <w:r w:rsidRPr="001B1788">
        <w:rPr>
          <w:lang w:val="en-US"/>
          <w:rPrChange w:id="224" w:author="Holger Eichelberger" w:date="2018-01-08T17:34:00Z">
            <w:rPr/>
          </w:rPrChange>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015" w:rsidRPr="00511D0A" w:rsidRDefault="00241015"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rsidR="00241015" w:rsidRPr="00511D0A" w:rsidRDefault="00241015" w:rsidP="00511D0A">
    <w:pPr>
      <w:pStyle w:val="Header"/>
      <w:jc w:val="center"/>
      <w:rPr>
        <w:rFonts w:ascii="Candara" w:hAnsi="Candara"/>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3C36"/>
    <w:rsid w:val="00C22503"/>
    <w:rsid w:val="00C2299A"/>
    <w:rsid w:val="00C2485B"/>
    <w:rsid w:val="00C25485"/>
    <w:rsid w:val="00C3297C"/>
    <w:rsid w:val="00C32CE2"/>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tiff"/><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tif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5.tiff"/><Relationship Id="rId33" Type="http://schemas.openxmlformats.org/officeDocument/2006/relationships/image" Target="media/image23.tiff"/><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tiff"/><Relationship Id="rId28" Type="http://schemas.openxmlformats.org/officeDocument/2006/relationships/image" Target="media/image18.gif"/><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tiff"/><Relationship Id="rId31" Type="http://schemas.openxmlformats.org/officeDocument/2006/relationships/image" Target="media/image21.gi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tiff"/><Relationship Id="rId27" Type="http://schemas.openxmlformats.org/officeDocument/2006/relationships/image" Target="media/image17.tiff"/><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FC12D1"/>
    <w:rsid w:val="00065854"/>
    <w:rsid w:val="000F7C10"/>
    <w:rsid w:val="00182F41"/>
    <w:rsid w:val="001D079B"/>
    <w:rsid w:val="001D1CE6"/>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93361E"/>
    <w:rsid w:val="00A41EAA"/>
    <w:rsid w:val="00A96796"/>
    <w:rsid w:val="00B31ADA"/>
    <w:rsid w:val="00B76C5A"/>
    <w:rsid w:val="00C62E75"/>
    <w:rsid w:val="00C807FE"/>
    <w:rsid w:val="00C90C9A"/>
    <w:rsid w:val="00D50815"/>
    <w:rsid w:val="00E02B11"/>
    <w:rsid w:val="00EB50A8"/>
    <w:rsid w:val="00FC12D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254D3-11D3-41BD-92D9-C72CDE7C4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7248</Words>
  <Characters>45666</Characters>
  <Application>Microsoft Office Word</Application>
  <DocSecurity>0</DocSecurity>
  <Lines>380</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272</cp:revision>
  <cp:lastPrinted>2015-07-29T06:20:00Z</cp:lastPrinted>
  <dcterms:created xsi:type="dcterms:W3CDTF">2012-10-17T15:02:00Z</dcterms:created>
  <dcterms:modified xsi:type="dcterms:W3CDTF">2018-01-08T16:34:00Z</dcterms:modified>
</cp:coreProperties>
</file>